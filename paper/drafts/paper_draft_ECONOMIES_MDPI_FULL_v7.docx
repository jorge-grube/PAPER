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F5979" w14:textId="77777777" w:rsidR="0021263D" w:rsidRDefault="00000000">
      <w:pPr>
        <w:spacing w:before="240" w:line="280" w:lineRule="atLeast"/>
      </w:pPr>
      <w:r>
        <w:rPr>
          <w:i/>
          <w:iCs/>
        </w:rPr>
        <w:t>Article</w:t>
      </w:r>
    </w:p>
    <w:p w14:paraId="4D1F597A" w14:textId="77777777" w:rsidR="0021263D" w:rsidRDefault="00000000">
      <w:pPr>
        <w:spacing w:after="240" w:line="240" w:lineRule="atLeast"/>
      </w:pPr>
      <w:r>
        <w:rPr>
          <w:b/>
          <w:bCs/>
          <w:sz w:val="36"/>
          <w:szCs w:val="36"/>
        </w:rPr>
        <w:t>From Regime Detection to Decision Rules: A Data-Driven Macro-Financial CVaR Framework for European Multi-Asset Portfolios</w:t>
      </w:r>
    </w:p>
    <w:p w14:paraId="4D1F597B" w14:textId="77777777" w:rsidR="0021263D" w:rsidRDefault="00000000">
      <w:pPr>
        <w:spacing w:after="360" w:line="260" w:lineRule="atLeast"/>
      </w:pPr>
      <w:r>
        <w:rPr>
          <w:b/>
          <w:bCs/>
        </w:rPr>
        <w:t>Jorge Grube</w:t>
      </w:r>
    </w:p>
    <w:p w14:paraId="4D1F597C" w14:textId="77777777" w:rsidR="0021263D" w:rsidRDefault="00000000">
      <w:pPr>
        <w:spacing w:line="200" w:lineRule="atLeast"/>
        <w:ind w:left="198" w:hanging="198"/>
      </w:pPr>
      <w:proofErr w:type="gramStart"/>
      <w:r>
        <w:rPr>
          <w:sz w:val="16"/>
          <w:szCs w:val="16"/>
        </w:rPr>
        <w:t>1  Faculty</w:t>
      </w:r>
      <w:proofErr w:type="gramEnd"/>
      <w:r>
        <w:rPr>
          <w:sz w:val="16"/>
          <w:szCs w:val="16"/>
        </w:rPr>
        <w:t xml:space="preserve"> of Economics and Business, Universidad Francisco de Vitoria, Carretera Pozuelo-Majadahonda, km. 1.800, Pozuelo de Alarcon, 28223 Madrid, Spain; jorgegrubeml@gmail.com</w:t>
      </w:r>
    </w:p>
    <w:p w14:paraId="4D1F597D" w14:textId="77777777" w:rsidR="0021263D" w:rsidRDefault="00000000">
      <w:pPr>
        <w:spacing w:line="200" w:lineRule="atLeast"/>
      </w:pPr>
      <w:r>
        <w:rPr>
          <w:sz w:val="16"/>
          <w:szCs w:val="16"/>
        </w:rPr>
        <w:t>* Correspondence: jorgegrubeml@gmail.com</w:t>
      </w:r>
    </w:p>
    <w:p w14:paraId="4D1F597E" w14:textId="77777777" w:rsidR="0021263D" w:rsidRDefault="00000000">
      <w:pPr>
        <w:spacing w:before="240" w:after="120" w:line="280" w:lineRule="atLeast"/>
        <w:ind w:left="2608"/>
        <w:jc w:val="both"/>
      </w:pPr>
      <w:r>
        <w:rPr>
          <w:b/>
          <w:bCs/>
        </w:rPr>
        <w:t xml:space="preserve">Abstract: </w:t>
      </w:r>
      <w:r>
        <w:t>Weekly macro-financial and financial-market data, combined with machine-learning methods, offer new possibilities for identifying latent economic states in real time, but the portfolio value of regime detection depends critically on how detected states are translated into allocation rules. This paper develops and evaluates a data-driven macro-financial framework that combines a four-state Gaussian Hidden Markov Model (HMM), estimated on eight weekly macro-financial features, with Conditional Value-at-Risk (CVaR) portfolio optimization across European multi-asset portfolios from January 2000 to April 2026. Using a strictly out-of-sample walk-forward design, we show that naive regime-conditional CVaR allocation generates excessive turnover that erodes net performance under any realistic transaction cost, while implementation-aware alternatives recover the performance gap substantially. Expanding the universe to include sovereign bonds improves drawdown control but introduces duration risk that materializes in rate-hiking episodes. These findings demonstrate that, in data-driven macro-financial systems, the bottleneck is not regime detection but transparent, stable, and cost-aware decision-rule design.</w:t>
      </w:r>
    </w:p>
    <w:p w14:paraId="4D1F597F" w14:textId="77777777" w:rsidR="0021263D" w:rsidRDefault="00000000">
      <w:pPr>
        <w:spacing w:before="240" w:line="280" w:lineRule="atLeast"/>
        <w:ind w:left="2608"/>
        <w:jc w:val="both"/>
      </w:pPr>
      <w:r>
        <w:rPr>
          <w:b/>
          <w:bCs/>
        </w:rPr>
        <w:t xml:space="preserve">Keywords: </w:t>
      </w:r>
      <w:r>
        <w:t>data-driven macroeconomics; macro-financial regimes; Hidden Markov Model; Conditional Value-at-Risk; systemic risk; interest rates; portfolio allocation; implementation frictions</w:t>
      </w:r>
    </w:p>
    <w:p w14:paraId="4D1F5980" w14:textId="77777777" w:rsidR="0021263D" w:rsidRDefault="00000000">
      <w:pPr>
        <w:spacing w:before="120" w:line="280" w:lineRule="atLeast"/>
        <w:ind w:left="2608"/>
        <w:jc w:val="both"/>
      </w:pPr>
      <w:r>
        <w:rPr>
          <w:b/>
          <w:bCs/>
        </w:rPr>
        <w:t xml:space="preserve">JEL Classification: </w:t>
      </w:r>
      <w:r>
        <w:t>G11; G12; C22</w:t>
      </w:r>
    </w:p>
    <w:p w14:paraId="4D1F5981" w14:textId="77777777" w:rsidR="0021263D" w:rsidRDefault="00000000">
      <w:r>
        <w:br w:type="page"/>
      </w:r>
    </w:p>
    <w:p w14:paraId="4D1F5982" w14:textId="77777777" w:rsidR="0021263D" w:rsidRDefault="00000000">
      <w:pPr>
        <w:spacing w:before="240" w:after="60" w:line="280" w:lineRule="atLeast"/>
        <w:ind w:left="2608"/>
      </w:pPr>
      <w:r>
        <w:rPr>
          <w:b/>
          <w:bCs/>
          <w:sz w:val="24"/>
          <w:szCs w:val="24"/>
        </w:rPr>
        <w:lastRenderedPageBreak/>
        <w:t>1. Introduction</w:t>
      </w:r>
    </w:p>
    <w:p w14:paraId="4D1F5983" w14:textId="77777777" w:rsidR="0021263D" w:rsidRDefault="00000000">
      <w:pPr>
        <w:spacing w:line="280" w:lineRule="atLeast"/>
        <w:ind w:left="2608" w:firstLine="425"/>
        <w:jc w:val="both"/>
      </w:pPr>
      <w:r>
        <w:t>The increasing availability of weekly macro-financial and financial-market data and the development of machine-learning methods for economic analysis have opened new possibilities for identifying latent economic states in real time (Gu et al., 2020). From traditional Hamilton (1989) and Rabiner (1989) Hidden Markov Models for business-cycle identification to data-rich macroeconomic nowcasting frameworks (Bernanke and Boivin, 2003), the common premise is that financial and economic processes cycle through distinct regimes with different statistical properties. In the context of portfolio risk management, such regime information is potentially valuable: an allocation framework that can adapt to changing macroeconomic conditions, such as volatile-stress episodes, sovereign-spread crises, or inflation surges, may achieve better risk-adjusted outcomes than a static, regime-unconditional approach. Yet the empirical evidence on whether regime-conditioned portfolio strategies deliver out-of-sample improvements remains mixed, and implementation frictions have received comparatively little systematic attention in the data-driven macroeconomics literature.</w:t>
      </w:r>
    </w:p>
    <w:p w14:paraId="4D1F5984" w14:textId="77777777" w:rsidR="0021263D" w:rsidRDefault="00000000">
      <w:pPr>
        <w:spacing w:line="280" w:lineRule="atLeast"/>
        <w:ind w:left="2608" w:firstLine="425"/>
        <w:jc w:val="both"/>
      </w:pPr>
      <w:r>
        <w:t>Regime detection is directly relevant to macro-financial surveillance and systemic risk monitoring (</w:t>
      </w:r>
      <w:proofErr w:type="spellStart"/>
      <w:r>
        <w:t>Billio</w:t>
      </w:r>
      <w:proofErr w:type="spellEnd"/>
      <w:r>
        <w:t xml:space="preserve"> et al., 2012; Adrian and </w:t>
      </w:r>
      <w:proofErr w:type="spellStart"/>
      <w:r>
        <w:t>Brunnermeier</w:t>
      </w:r>
      <w:proofErr w:type="spellEnd"/>
      <w:r>
        <w:t xml:space="preserve">, 2016). The states identified by Hidden Markov Models (HMMs) estimated on macro-financial features such as implied volatility indices, sovereign credit spreads, yield-curve slope, and inflation measures, correspond to recognizable economic episodes: low-volatility expansion phases, broad risk-on regimes, neutral moderate states, and elevated-risk stress periods characterized by financial market distress and widening peripheral spreads. Such classifications provide a transparent, data-driven taxonomy of macro-financial conditions that </w:t>
      </w:r>
      <w:proofErr w:type="gramStart"/>
      <w:r>
        <w:t>complements</w:t>
      </w:r>
      <w:proofErr w:type="gramEnd"/>
      <w:r>
        <w:t xml:space="preserve"> traditional business-cycle dating and can be computed in near-real time. From a systemic risk perspective, the ability to characterize stress regimes, and quantify the uncertainty in those labels, is a prerequisite for adaptive risk management in next-generation macro-financial systems.</w:t>
      </w:r>
    </w:p>
    <w:p w14:paraId="4D1F5985" w14:textId="77777777" w:rsidR="0021263D" w:rsidRDefault="00000000">
      <w:pPr>
        <w:spacing w:line="280" w:lineRule="atLeast"/>
        <w:ind w:left="2608" w:firstLine="425"/>
        <w:jc w:val="both"/>
      </w:pPr>
      <w:r>
        <w:t>However, regime detection is not equivalent to regime-based decision-making. The central question is not only whether regimes can be detected, but whether detected regimes can be translated into transparent, stable, and low-turnover decision rules. In portfolio optimization, regime transitions can trigger discontinuous changes in the optimization problem, generating excessive rebalancing that erodes any gross performance advantage through transaction costs. This implementation friction is a structural feature of regime-conditional allocation, not an incidental artifact: it arises because the optimal solution for one regime's scenario set may differ substantially from the optimal solution for an adjacent regime's set, and because the HMM assigns new labels at every rebalance step. Understanding exactly when and why this friction dominates detection quality, and how implementation-aware design can overcome it, is the central methodological contribution of this paper.</w:t>
      </w:r>
    </w:p>
    <w:p w14:paraId="4D1F5986" w14:textId="77777777" w:rsidR="0021263D" w:rsidRDefault="00000000">
      <w:pPr>
        <w:spacing w:line="280" w:lineRule="atLeast"/>
        <w:ind w:left="2608" w:firstLine="425"/>
        <w:jc w:val="both"/>
      </w:pPr>
      <w:r>
        <w:t xml:space="preserve">The European multi-asset setting provides a particularly demanding test environment. Europe has experienced four structurally distinct macro episodes within a single 26-year window studied here: the post-dot-com normalization of 2002 to 2006; the Global Financial Crisis of 2008 to 2009, during which European equity indices lost approximately 50% to 60%; the European sovereign debt crisis of 2011 to 2012, characterized by peripheral spread widening and ECB unconventional policy interventions; and the COVID-19 crash of March 2020, followed by the post-zero-interest-rate transition of 2022 in which ECB rate hikes by 250 basis points imposed severe losses on long-duration bonds. Each episode rewarded a different defensive allocation: commodities and gold in 2008, government bonds in 2011, and commodity positions again in 2022. This structural instability in the cross-asset correlation regime (Longin and </w:t>
      </w:r>
      <w:proofErr w:type="spellStart"/>
      <w:r>
        <w:t>Solnik</w:t>
      </w:r>
      <w:proofErr w:type="spellEnd"/>
      <w:r>
        <w:t xml:space="preserve">, 2001), combined with the presence of rate-shock and sovereign-spread dynamics absent </w:t>
      </w:r>
      <w:r>
        <w:lastRenderedPageBreak/>
        <w:t>in typical US-centric analyses, makes Europe an informative and challenging test bed for evaluating data-driven macro-financial allocation frameworks.</w:t>
      </w:r>
    </w:p>
    <w:p w14:paraId="4D1F5987" w14:textId="77777777" w:rsidR="0021263D" w:rsidRDefault="00000000">
      <w:pPr>
        <w:spacing w:line="280" w:lineRule="atLeast"/>
        <w:ind w:left="2608" w:firstLine="425"/>
        <w:jc w:val="both"/>
      </w:pPr>
      <w:r>
        <w:t>This paper develops and evaluates a transparent data-driven regime framework combining Conditional Value-at-Risk (CVaR) portfolio optimization with a four-state Gaussian HMM estimated on eight weekly macro-financial features, applied to ten risky European assets over January 2000 to April 2026. The HMM generates strictly out-of-sample regime labels via an expanding walk-forward procedure that re-estimates the model at each four-week rebalance step, ensuring no forward-looking information enters portfolio construction. We evaluate naive regime-conditioned CVaR (restricting the scenario set to regime-matched historical returns), implementation-aware alternatives (turnover-penalized LP and regime-constrained weight bands), and a 14-asset fixed-income expansion adding sovereign bond indices from Germany, Spain, and Italy.</w:t>
      </w:r>
    </w:p>
    <w:p w14:paraId="4D1F5988" w14:textId="77777777" w:rsidR="0021263D" w:rsidRDefault="00000000">
      <w:pPr>
        <w:spacing w:line="280" w:lineRule="atLeast"/>
        <w:ind w:left="2608" w:firstLine="425"/>
        <w:jc w:val="both"/>
      </w:pPr>
      <w:r>
        <w:t>The results indicate that the main bottleneck is not the identification of regimes, but their translation into stable, low-cost allocation rules. The walk-forward HMM produces locally stable, economically interpretable labels, yet naive regime-conditional scenario filtering generates implementation frictions that erode out-of-sample performance. Implementation-aware designs reduce this friction substantially. The fixed-income expansion shows that the defensive channel depends strongly on the asset universe and the prevailing interest-rate environment.</w:t>
      </w:r>
    </w:p>
    <w:p w14:paraId="4D1F5989" w14:textId="77777777" w:rsidR="0021263D" w:rsidRDefault="00000000">
      <w:pPr>
        <w:spacing w:line="280" w:lineRule="atLeast"/>
        <w:ind w:left="2608" w:firstLine="425"/>
        <w:jc w:val="both"/>
      </w:pPr>
      <w:r>
        <w:t xml:space="preserve">This paper makes three distinct contributions to the literature on next-generation data-driven macroeconomic systems. First, it provides the first strictly out-of-sample evaluation of regime-conditional CVaR specifically designed to isolate the role of implementation friction, extending </w:t>
      </w:r>
      <w:proofErr w:type="spellStart"/>
      <w:r>
        <w:t>Guidolin</w:t>
      </w:r>
      <w:proofErr w:type="spellEnd"/>
      <w:r>
        <w:t xml:space="preserve"> and Timmermann (2007) and Ang and Bekaert (2004) to the question of decision-rule design, an aspect almost entirely absent from prior empirical regime-portfolio work. Second, it identifies the LP scenario discontinuity as the structural mechanism behind regime CVaR failure: this diagnostic insight directly informs the design of AI-assisted macro-financial monitoring systems, where accurate state detection alone is not sufficient and the decision layer must be explicitly engineered for cost efficiency and stability. Third, it introduces regime-constrained weight bands as an institutionally viable bridge between macro-state detection and portfolio implementation, achieving near-benchmark risk-adjusted performance at a fraction of the turnover cost. Together, these contributions provide a practical blueprint for the next generation of data-driven allocation frameworks operating under real-world transaction costs and macro-financial regime uncertainty.</w:t>
      </w:r>
    </w:p>
    <w:p w14:paraId="4D1F598A" w14:textId="77777777" w:rsidR="0021263D" w:rsidRDefault="00000000">
      <w:pPr>
        <w:spacing w:line="280" w:lineRule="atLeast"/>
        <w:ind w:left="2608" w:firstLine="425"/>
        <w:jc w:val="both"/>
      </w:pPr>
      <w:r>
        <w:t xml:space="preserve">The remainder of this paper is organized as follows. Section 2 describes the data, features, model specifications, and </w:t>
      </w:r>
      <w:proofErr w:type="spellStart"/>
      <w:r>
        <w:t>backtesting</w:t>
      </w:r>
      <w:proofErr w:type="spellEnd"/>
      <w:r>
        <w:t xml:space="preserve"> design. Section 3 reports the empirical results across six subsections covering regime characterization, baseline performance, turnover analysis, implementation-aware variants, fixed-income expansion, and robustness checks. Section 4 discusses the findings in relation to data-driven macroeconomics, AI/machine-learning systems, systemic risk, and implementation-cost transparency. Section 5 concludes.</w:t>
      </w:r>
    </w:p>
    <w:p w14:paraId="11289254" w14:textId="77777777" w:rsidR="006A6D51" w:rsidRDefault="006A6D51">
      <w:pPr>
        <w:rPr>
          <w:b/>
          <w:bCs/>
          <w:sz w:val="24"/>
          <w:szCs w:val="24"/>
        </w:rPr>
      </w:pPr>
      <w:r>
        <w:rPr>
          <w:b/>
          <w:bCs/>
          <w:sz w:val="24"/>
          <w:szCs w:val="24"/>
        </w:rPr>
        <w:br w:type="page"/>
      </w:r>
    </w:p>
    <w:p w14:paraId="4D1F598B" w14:textId="22938A2D" w:rsidR="0021263D" w:rsidRDefault="00000000">
      <w:pPr>
        <w:spacing w:before="240" w:after="60" w:line="280" w:lineRule="atLeast"/>
        <w:ind w:left="2608"/>
      </w:pPr>
      <w:r>
        <w:rPr>
          <w:b/>
          <w:bCs/>
          <w:sz w:val="24"/>
          <w:szCs w:val="24"/>
        </w:rPr>
        <w:lastRenderedPageBreak/>
        <w:t>2. Materials and Methods</w:t>
      </w:r>
    </w:p>
    <w:p w14:paraId="4D1F598C" w14:textId="77777777" w:rsidR="0021263D" w:rsidRDefault="00000000">
      <w:pPr>
        <w:spacing w:before="60" w:after="60" w:line="280" w:lineRule="atLeast"/>
        <w:ind w:left="2608"/>
      </w:pPr>
      <w:r>
        <w:rPr>
          <w:i/>
          <w:iCs/>
        </w:rPr>
        <w:t>2.1. Data and Asset Universe</w:t>
      </w:r>
    </w:p>
    <w:p w14:paraId="4D1F598D" w14:textId="77777777" w:rsidR="0021263D" w:rsidRDefault="00000000">
      <w:pPr>
        <w:spacing w:line="280" w:lineRule="atLeast"/>
        <w:ind w:left="2608" w:firstLine="425"/>
        <w:jc w:val="both"/>
      </w:pPr>
      <w:r>
        <w:t xml:space="preserve">The baseline investable universe consists of ten risky assets and one risk-free rate, all denominated in or converted </w:t>
      </w:r>
      <w:proofErr w:type="gramStart"/>
      <w:r>
        <w:t>to</w:t>
      </w:r>
      <w:proofErr w:type="gramEnd"/>
      <w:r>
        <w:t xml:space="preserve"> euros. The risky universe spans European equities (six indices: CAC 40, DAX, </w:t>
      </w:r>
      <w:proofErr w:type="spellStart"/>
      <w:r>
        <w:t>EuroStoxx</w:t>
      </w:r>
      <w:proofErr w:type="spellEnd"/>
      <w:r>
        <w:t xml:space="preserve"> 50, FTSE MIB, IBEX 35, and STOXX Europe 600), listed real estate (FTSE EPRA/NAREIT Europe), broad commodities (Bloomberg Commodity Index), energy (Brent crude oil front-month futures), and precious metals (gold spot, EUR-converted from USD). The risk-free instrument is the EURIBOR 3-month rate, used as the cash return benchmark and excluded from risky portfolio optimization. All series are sourced from LSEG Workspace (Refinitiv) as weekly Friday-close prices. Exceptions: Brent is a front-month futures price (RIC: LCOc1); gold is a USD spot price (XAU=) converted at weekly prevailing FX rates; and EURIBOR 3M (EUR3MD=) is a rate series converted to a weekly simple return. A 14-asset FI-expanded universe for robustness adds Germany, Spain, and Italy government bond total-return indices from FTSE Russell. Table 1 summarizes the complete universe.</w:t>
      </w:r>
    </w:p>
    <w:p w14:paraId="4D1F598E" w14:textId="77777777" w:rsidR="0021263D" w:rsidRDefault="00000000">
      <w:pPr>
        <w:spacing w:line="280" w:lineRule="atLeast"/>
        <w:ind w:left="2608" w:firstLine="425"/>
        <w:jc w:val="both"/>
      </w:pPr>
      <w:r>
        <w:t xml:space="preserve">All series are aligned to weekly Friday-close observations over January 14, </w:t>
      </w:r>
      <w:proofErr w:type="gramStart"/>
      <w:r>
        <w:t>2000</w:t>
      </w:r>
      <w:proofErr w:type="gramEnd"/>
      <w:r>
        <w:t xml:space="preserve"> to April 3, 2026, yielding 1,369 weekly observations before burn-in exclusions. We use simple (arithmetic) weekly returns throughout; all strategy statistics are annualized using a factor of 52. Missing values from national holidays are </w:t>
      </w:r>
      <w:proofErr w:type="gramStart"/>
      <w:r>
        <w:t>forward-filled</w:t>
      </w:r>
      <w:proofErr w:type="gramEnd"/>
      <w:r>
        <w:t xml:space="preserve"> for up to five consecutive business days. Raw source files are subject to LSEG data licensing restrictions and cannot be distributed publicly; all results are reproducible from the processed parquet files accompanying this paper (see Data Availability Statement).</w:t>
      </w:r>
    </w:p>
    <w:p w14:paraId="4D1F598F" w14:textId="77777777" w:rsidR="0021263D" w:rsidRDefault="00000000">
      <w:pPr>
        <w:keepNext/>
        <w:spacing w:before="240" w:after="120" w:line="280" w:lineRule="atLeast"/>
        <w:ind w:left="2608"/>
        <w:jc w:val="both"/>
      </w:pPr>
      <w:r>
        <w:rPr>
          <w:sz w:val="18"/>
          <w:szCs w:val="18"/>
        </w:rPr>
        <w:t>Table 1. Asset Universe</w:t>
      </w:r>
    </w:p>
    <w:p w14:paraId="4D1F5990" w14:textId="77777777" w:rsidR="0021263D" w:rsidRDefault="00000000">
      <w:pPr>
        <w:keepNext/>
        <w:spacing w:after="60" w:line="260" w:lineRule="atLeast"/>
        <w:ind w:left="2608"/>
        <w:jc w:val="both"/>
      </w:pPr>
      <w:r>
        <w:rPr>
          <w:sz w:val="16"/>
          <w:szCs w:val="16"/>
        </w:rPr>
        <w:t>The table reports the 11-asset baseline investable universe. RICs are LSEG Workspace identifiers. All return series are in EUR. TR = total return index. Brent crude oil and gold are price series, not total-return indices. EURIBOR 3M is excluded from the optimized risky portfolio. A 14-asset FI-expanded universe adds Germany, Spain, and Italy government bond TR indices from FTSE Russell; the Italy series (</w:t>
      </w:r>
      <w:proofErr w:type="gramStart"/>
      <w:r>
        <w:rPr>
          <w:sz w:val="16"/>
          <w:szCs w:val="16"/>
        </w:rPr>
        <w:t>RIC .FTIT</w:t>
      </w:r>
      <w:proofErr w:type="gramEnd"/>
      <w:r>
        <w:rPr>
          <w:sz w:val="16"/>
          <w:szCs w:val="16"/>
        </w:rPr>
        <w:t>_TSYUSDT) is EUR-converted by LSEG.</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1980"/>
        <w:gridCol w:w="1620"/>
        <w:gridCol w:w="4076"/>
      </w:tblGrid>
      <w:tr w:rsidR="0021263D" w14:paraId="4D1F5995" w14:textId="77777777" w:rsidTr="00DF67AB">
        <w:tblPrEx>
          <w:tblCellMar>
            <w:top w:w="0" w:type="dxa"/>
            <w:bottom w:w="0" w:type="dxa"/>
          </w:tblCellMar>
        </w:tblPrEx>
        <w:trPr>
          <w:tblHeader/>
        </w:trPr>
        <w:tc>
          <w:tcPr>
            <w:tcW w:w="279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91" w14:textId="77777777" w:rsidR="0021263D" w:rsidRDefault="00000000">
            <w:r>
              <w:rPr>
                <w:b/>
                <w:bCs/>
              </w:rPr>
              <w:t>Asset</w:t>
            </w:r>
          </w:p>
        </w:tc>
        <w:tc>
          <w:tcPr>
            <w:tcW w:w="198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92" w14:textId="77777777" w:rsidR="0021263D" w:rsidRDefault="00000000">
            <w:r>
              <w:rPr>
                <w:b/>
                <w:bCs/>
              </w:rPr>
              <w:t>Type</w:t>
            </w:r>
          </w:p>
        </w:tc>
        <w:tc>
          <w:tcPr>
            <w:tcW w:w="162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93" w14:textId="77777777" w:rsidR="0021263D" w:rsidRDefault="00000000">
            <w:r>
              <w:rPr>
                <w:b/>
                <w:bCs/>
              </w:rPr>
              <w:t>RIC</w:t>
            </w:r>
          </w:p>
        </w:tc>
        <w:tc>
          <w:tcPr>
            <w:tcW w:w="407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94" w14:textId="77777777" w:rsidR="0021263D" w:rsidRDefault="00000000">
            <w:r>
              <w:rPr>
                <w:b/>
                <w:bCs/>
              </w:rPr>
              <w:t>Notes</w:t>
            </w:r>
          </w:p>
        </w:tc>
      </w:tr>
      <w:tr w:rsidR="0021263D" w14:paraId="4D1F599A"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96" w14:textId="77777777" w:rsidR="0021263D" w:rsidRDefault="00000000">
            <w:r>
              <w:t>EURIBOR 3M</w:t>
            </w:r>
          </w:p>
        </w:tc>
        <w:tc>
          <w:tcPr>
            <w:tcW w:w="1980" w:type="dxa"/>
            <w:tcBorders>
              <w:top w:val="nil"/>
              <w:left w:val="nil"/>
              <w:bottom w:val="nil"/>
              <w:right w:val="nil"/>
            </w:tcBorders>
            <w:tcMar>
              <w:top w:w="60" w:type="dxa"/>
              <w:left w:w="80" w:type="dxa"/>
              <w:bottom w:w="60" w:type="dxa"/>
              <w:right w:w="80" w:type="dxa"/>
            </w:tcMar>
            <w:vAlign w:val="center"/>
          </w:tcPr>
          <w:p w14:paraId="4D1F5997" w14:textId="77777777" w:rsidR="0021263D" w:rsidRDefault="00000000">
            <w:r>
              <w:t>Risk-free proxy</w:t>
            </w:r>
          </w:p>
        </w:tc>
        <w:tc>
          <w:tcPr>
            <w:tcW w:w="1620" w:type="dxa"/>
            <w:tcBorders>
              <w:top w:val="nil"/>
              <w:left w:val="nil"/>
              <w:bottom w:val="nil"/>
              <w:right w:val="nil"/>
            </w:tcBorders>
            <w:tcMar>
              <w:top w:w="60" w:type="dxa"/>
              <w:left w:w="80" w:type="dxa"/>
              <w:bottom w:w="60" w:type="dxa"/>
              <w:right w:w="80" w:type="dxa"/>
            </w:tcMar>
            <w:vAlign w:val="center"/>
          </w:tcPr>
          <w:p w14:paraId="4D1F5998" w14:textId="77777777" w:rsidR="0021263D" w:rsidRDefault="00000000">
            <w:r>
              <w:t>EUR3MD=</w:t>
            </w:r>
          </w:p>
        </w:tc>
        <w:tc>
          <w:tcPr>
            <w:tcW w:w="4076" w:type="dxa"/>
            <w:tcBorders>
              <w:top w:val="nil"/>
              <w:left w:val="nil"/>
              <w:bottom w:val="nil"/>
              <w:right w:val="nil"/>
            </w:tcBorders>
            <w:tcMar>
              <w:top w:w="60" w:type="dxa"/>
              <w:left w:w="80" w:type="dxa"/>
              <w:bottom w:w="60" w:type="dxa"/>
              <w:right w:w="80" w:type="dxa"/>
            </w:tcMar>
            <w:vAlign w:val="center"/>
          </w:tcPr>
          <w:p w14:paraId="4D1F5999" w14:textId="77777777" w:rsidR="0021263D" w:rsidRDefault="00000000">
            <w:r>
              <w:t>Rate; weekly simple return; excluded from optimization</w:t>
            </w:r>
          </w:p>
        </w:tc>
      </w:tr>
      <w:tr w:rsidR="0021263D" w14:paraId="4D1F599F"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9B" w14:textId="77777777" w:rsidR="0021263D" w:rsidRDefault="00000000">
            <w:r>
              <w:t>Bloomberg Commodity</w:t>
            </w:r>
          </w:p>
        </w:tc>
        <w:tc>
          <w:tcPr>
            <w:tcW w:w="1980" w:type="dxa"/>
            <w:tcBorders>
              <w:top w:val="nil"/>
              <w:left w:val="nil"/>
              <w:bottom w:val="nil"/>
              <w:right w:val="nil"/>
            </w:tcBorders>
            <w:tcMar>
              <w:top w:w="60" w:type="dxa"/>
              <w:left w:w="80" w:type="dxa"/>
              <w:bottom w:w="60" w:type="dxa"/>
              <w:right w:w="80" w:type="dxa"/>
            </w:tcMar>
            <w:vAlign w:val="center"/>
          </w:tcPr>
          <w:p w14:paraId="4D1F599C" w14:textId="77777777" w:rsidR="0021263D" w:rsidRDefault="00000000">
            <w:r>
              <w:t>Commodity (broad)</w:t>
            </w:r>
          </w:p>
        </w:tc>
        <w:tc>
          <w:tcPr>
            <w:tcW w:w="1620" w:type="dxa"/>
            <w:tcBorders>
              <w:top w:val="nil"/>
              <w:left w:val="nil"/>
              <w:bottom w:val="nil"/>
              <w:right w:val="nil"/>
            </w:tcBorders>
            <w:tcMar>
              <w:top w:w="60" w:type="dxa"/>
              <w:left w:w="80" w:type="dxa"/>
              <w:bottom w:w="60" w:type="dxa"/>
              <w:right w:w="80" w:type="dxa"/>
            </w:tcMar>
            <w:vAlign w:val="center"/>
          </w:tcPr>
          <w:p w14:paraId="4D1F599D" w14:textId="77777777" w:rsidR="0021263D" w:rsidRDefault="00000000">
            <w:r>
              <w:t>BCOM</w:t>
            </w:r>
          </w:p>
        </w:tc>
        <w:tc>
          <w:tcPr>
            <w:tcW w:w="4076" w:type="dxa"/>
            <w:tcBorders>
              <w:top w:val="nil"/>
              <w:left w:val="nil"/>
              <w:bottom w:val="nil"/>
              <w:right w:val="nil"/>
            </w:tcBorders>
            <w:tcMar>
              <w:top w:w="60" w:type="dxa"/>
              <w:left w:w="80" w:type="dxa"/>
              <w:bottom w:w="60" w:type="dxa"/>
              <w:right w:w="80" w:type="dxa"/>
            </w:tcMar>
            <w:vAlign w:val="center"/>
          </w:tcPr>
          <w:p w14:paraId="4D1F599E" w14:textId="77777777" w:rsidR="0021263D" w:rsidRDefault="00000000">
            <w:r>
              <w:t>Total return index</w:t>
            </w:r>
          </w:p>
        </w:tc>
      </w:tr>
      <w:tr w:rsidR="0021263D" w14:paraId="4D1F59A4"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A0" w14:textId="77777777" w:rsidR="0021263D" w:rsidRDefault="00000000">
            <w:r>
              <w:t>Brent Crude Oil</w:t>
            </w:r>
          </w:p>
        </w:tc>
        <w:tc>
          <w:tcPr>
            <w:tcW w:w="1980" w:type="dxa"/>
            <w:tcBorders>
              <w:top w:val="nil"/>
              <w:left w:val="nil"/>
              <w:bottom w:val="nil"/>
              <w:right w:val="nil"/>
            </w:tcBorders>
            <w:tcMar>
              <w:top w:w="60" w:type="dxa"/>
              <w:left w:w="80" w:type="dxa"/>
              <w:bottom w:w="60" w:type="dxa"/>
              <w:right w:w="80" w:type="dxa"/>
            </w:tcMar>
            <w:vAlign w:val="center"/>
          </w:tcPr>
          <w:p w14:paraId="4D1F59A1" w14:textId="77777777" w:rsidR="0021263D" w:rsidRDefault="00000000">
            <w:r>
              <w:t>Energy</w:t>
            </w:r>
          </w:p>
        </w:tc>
        <w:tc>
          <w:tcPr>
            <w:tcW w:w="1620" w:type="dxa"/>
            <w:tcBorders>
              <w:top w:val="nil"/>
              <w:left w:val="nil"/>
              <w:bottom w:val="nil"/>
              <w:right w:val="nil"/>
            </w:tcBorders>
            <w:tcMar>
              <w:top w:w="60" w:type="dxa"/>
              <w:left w:w="80" w:type="dxa"/>
              <w:bottom w:w="60" w:type="dxa"/>
              <w:right w:w="80" w:type="dxa"/>
            </w:tcMar>
            <w:vAlign w:val="center"/>
          </w:tcPr>
          <w:p w14:paraId="4D1F59A2" w14:textId="77777777" w:rsidR="0021263D" w:rsidRDefault="00000000">
            <w:r>
              <w:t>LCOc1</w:t>
            </w:r>
          </w:p>
        </w:tc>
        <w:tc>
          <w:tcPr>
            <w:tcW w:w="4076" w:type="dxa"/>
            <w:tcBorders>
              <w:top w:val="nil"/>
              <w:left w:val="nil"/>
              <w:bottom w:val="nil"/>
              <w:right w:val="nil"/>
            </w:tcBorders>
            <w:tcMar>
              <w:top w:w="60" w:type="dxa"/>
              <w:left w:w="80" w:type="dxa"/>
              <w:bottom w:w="60" w:type="dxa"/>
              <w:right w:w="80" w:type="dxa"/>
            </w:tcMar>
            <w:vAlign w:val="center"/>
          </w:tcPr>
          <w:p w14:paraId="4D1F59A3" w14:textId="77777777" w:rsidR="0021263D" w:rsidRDefault="00000000">
            <w:r>
              <w:t>Front-month futures price</w:t>
            </w:r>
          </w:p>
        </w:tc>
      </w:tr>
      <w:tr w:rsidR="0021263D" w14:paraId="4D1F59A9"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A5" w14:textId="77777777" w:rsidR="0021263D" w:rsidRDefault="00000000">
            <w:r>
              <w:t>Gold</w:t>
            </w:r>
          </w:p>
        </w:tc>
        <w:tc>
          <w:tcPr>
            <w:tcW w:w="1980" w:type="dxa"/>
            <w:tcBorders>
              <w:top w:val="nil"/>
              <w:left w:val="nil"/>
              <w:bottom w:val="nil"/>
              <w:right w:val="nil"/>
            </w:tcBorders>
            <w:tcMar>
              <w:top w:w="60" w:type="dxa"/>
              <w:left w:w="80" w:type="dxa"/>
              <w:bottom w:w="60" w:type="dxa"/>
              <w:right w:w="80" w:type="dxa"/>
            </w:tcMar>
            <w:vAlign w:val="center"/>
          </w:tcPr>
          <w:p w14:paraId="4D1F59A6" w14:textId="77777777" w:rsidR="0021263D" w:rsidRDefault="00000000">
            <w:r>
              <w:t>Precious metals</w:t>
            </w:r>
          </w:p>
        </w:tc>
        <w:tc>
          <w:tcPr>
            <w:tcW w:w="1620" w:type="dxa"/>
            <w:tcBorders>
              <w:top w:val="nil"/>
              <w:left w:val="nil"/>
              <w:bottom w:val="nil"/>
              <w:right w:val="nil"/>
            </w:tcBorders>
            <w:tcMar>
              <w:top w:w="60" w:type="dxa"/>
              <w:left w:w="80" w:type="dxa"/>
              <w:bottom w:w="60" w:type="dxa"/>
              <w:right w:w="80" w:type="dxa"/>
            </w:tcMar>
            <w:vAlign w:val="center"/>
          </w:tcPr>
          <w:p w14:paraId="4D1F59A7" w14:textId="77777777" w:rsidR="0021263D" w:rsidRDefault="00000000">
            <w:r>
              <w:t>XAU=</w:t>
            </w:r>
          </w:p>
        </w:tc>
        <w:tc>
          <w:tcPr>
            <w:tcW w:w="4076" w:type="dxa"/>
            <w:tcBorders>
              <w:top w:val="nil"/>
              <w:left w:val="nil"/>
              <w:bottom w:val="nil"/>
              <w:right w:val="nil"/>
            </w:tcBorders>
            <w:tcMar>
              <w:top w:w="60" w:type="dxa"/>
              <w:left w:w="80" w:type="dxa"/>
              <w:bottom w:w="60" w:type="dxa"/>
              <w:right w:w="80" w:type="dxa"/>
            </w:tcMar>
            <w:vAlign w:val="center"/>
          </w:tcPr>
          <w:p w14:paraId="4D1F59A8" w14:textId="77777777" w:rsidR="0021263D" w:rsidRDefault="00000000">
            <w:r>
              <w:t>USD spot; EUR-converted at weekly FX</w:t>
            </w:r>
          </w:p>
        </w:tc>
      </w:tr>
      <w:tr w:rsidR="0021263D" w14:paraId="4D1F59AE"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AA" w14:textId="77777777" w:rsidR="0021263D" w:rsidRDefault="00000000">
            <w:r>
              <w:t>CAC 40</w:t>
            </w:r>
          </w:p>
        </w:tc>
        <w:tc>
          <w:tcPr>
            <w:tcW w:w="1980" w:type="dxa"/>
            <w:tcBorders>
              <w:top w:val="nil"/>
              <w:left w:val="nil"/>
              <w:bottom w:val="nil"/>
              <w:right w:val="nil"/>
            </w:tcBorders>
            <w:tcMar>
              <w:top w:w="60" w:type="dxa"/>
              <w:left w:w="80" w:type="dxa"/>
              <w:bottom w:w="60" w:type="dxa"/>
              <w:right w:w="80" w:type="dxa"/>
            </w:tcMar>
            <w:vAlign w:val="center"/>
          </w:tcPr>
          <w:p w14:paraId="4D1F59AB" w14:textId="77777777" w:rsidR="0021263D" w:rsidRDefault="00000000">
            <w:r>
              <w:t>Equity (FR)</w:t>
            </w:r>
          </w:p>
        </w:tc>
        <w:tc>
          <w:tcPr>
            <w:tcW w:w="1620" w:type="dxa"/>
            <w:tcBorders>
              <w:top w:val="nil"/>
              <w:left w:val="nil"/>
              <w:bottom w:val="nil"/>
              <w:right w:val="nil"/>
            </w:tcBorders>
            <w:tcMar>
              <w:top w:w="60" w:type="dxa"/>
              <w:left w:w="80" w:type="dxa"/>
              <w:bottom w:w="60" w:type="dxa"/>
              <w:right w:w="80" w:type="dxa"/>
            </w:tcMar>
            <w:vAlign w:val="center"/>
          </w:tcPr>
          <w:p w14:paraId="4D1F59AC" w14:textId="77777777" w:rsidR="0021263D" w:rsidRDefault="00000000">
            <w:proofErr w:type="gramStart"/>
            <w:r>
              <w:t>.FCHI</w:t>
            </w:r>
            <w:proofErr w:type="gramEnd"/>
          </w:p>
        </w:tc>
        <w:tc>
          <w:tcPr>
            <w:tcW w:w="4076" w:type="dxa"/>
            <w:tcBorders>
              <w:top w:val="nil"/>
              <w:left w:val="nil"/>
              <w:bottom w:val="nil"/>
              <w:right w:val="nil"/>
            </w:tcBorders>
            <w:tcMar>
              <w:top w:w="60" w:type="dxa"/>
              <w:left w:w="80" w:type="dxa"/>
              <w:bottom w:w="60" w:type="dxa"/>
              <w:right w:w="80" w:type="dxa"/>
            </w:tcMar>
            <w:vAlign w:val="center"/>
          </w:tcPr>
          <w:p w14:paraId="4D1F59AD" w14:textId="77777777" w:rsidR="0021263D" w:rsidRDefault="00000000">
            <w:r>
              <w:t>Total return</w:t>
            </w:r>
          </w:p>
        </w:tc>
      </w:tr>
      <w:tr w:rsidR="0021263D" w14:paraId="4D1F59B3"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AF" w14:textId="77777777" w:rsidR="0021263D" w:rsidRDefault="00000000">
            <w:r>
              <w:t>DAX</w:t>
            </w:r>
          </w:p>
        </w:tc>
        <w:tc>
          <w:tcPr>
            <w:tcW w:w="1980" w:type="dxa"/>
            <w:tcBorders>
              <w:top w:val="nil"/>
              <w:left w:val="nil"/>
              <w:bottom w:val="nil"/>
              <w:right w:val="nil"/>
            </w:tcBorders>
            <w:tcMar>
              <w:top w:w="60" w:type="dxa"/>
              <w:left w:w="80" w:type="dxa"/>
              <w:bottom w:w="60" w:type="dxa"/>
              <w:right w:w="80" w:type="dxa"/>
            </w:tcMar>
            <w:vAlign w:val="center"/>
          </w:tcPr>
          <w:p w14:paraId="4D1F59B0" w14:textId="77777777" w:rsidR="0021263D" w:rsidRDefault="00000000">
            <w:r>
              <w:t>Equity (DE)</w:t>
            </w:r>
          </w:p>
        </w:tc>
        <w:tc>
          <w:tcPr>
            <w:tcW w:w="1620" w:type="dxa"/>
            <w:tcBorders>
              <w:top w:val="nil"/>
              <w:left w:val="nil"/>
              <w:bottom w:val="nil"/>
              <w:right w:val="nil"/>
            </w:tcBorders>
            <w:tcMar>
              <w:top w:w="60" w:type="dxa"/>
              <w:left w:w="80" w:type="dxa"/>
              <w:bottom w:w="60" w:type="dxa"/>
              <w:right w:w="80" w:type="dxa"/>
            </w:tcMar>
            <w:vAlign w:val="center"/>
          </w:tcPr>
          <w:p w14:paraId="4D1F59B1" w14:textId="77777777" w:rsidR="0021263D" w:rsidRDefault="00000000">
            <w:proofErr w:type="gramStart"/>
            <w:r>
              <w:t>.GDAXI</w:t>
            </w:r>
            <w:proofErr w:type="gramEnd"/>
          </w:p>
        </w:tc>
        <w:tc>
          <w:tcPr>
            <w:tcW w:w="4076" w:type="dxa"/>
            <w:tcBorders>
              <w:top w:val="nil"/>
              <w:left w:val="nil"/>
              <w:bottom w:val="nil"/>
              <w:right w:val="nil"/>
            </w:tcBorders>
            <w:tcMar>
              <w:top w:w="60" w:type="dxa"/>
              <w:left w:w="80" w:type="dxa"/>
              <w:bottom w:w="60" w:type="dxa"/>
              <w:right w:w="80" w:type="dxa"/>
            </w:tcMar>
            <w:vAlign w:val="center"/>
          </w:tcPr>
          <w:p w14:paraId="4D1F59B2" w14:textId="77777777" w:rsidR="0021263D" w:rsidRDefault="00000000">
            <w:r>
              <w:t>Total return</w:t>
            </w:r>
          </w:p>
        </w:tc>
      </w:tr>
      <w:tr w:rsidR="0021263D" w14:paraId="4D1F59B8"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B4" w14:textId="77777777" w:rsidR="0021263D" w:rsidRDefault="00000000">
            <w:proofErr w:type="spellStart"/>
            <w:r>
              <w:t>EuroStoxx</w:t>
            </w:r>
            <w:proofErr w:type="spellEnd"/>
            <w:r>
              <w:t xml:space="preserve"> 50</w:t>
            </w:r>
          </w:p>
        </w:tc>
        <w:tc>
          <w:tcPr>
            <w:tcW w:w="1980" w:type="dxa"/>
            <w:tcBorders>
              <w:top w:val="nil"/>
              <w:left w:val="nil"/>
              <w:bottom w:val="nil"/>
              <w:right w:val="nil"/>
            </w:tcBorders>
            <w:tcMar>
              <w:top w:w="60" w:type="dxa"/>
              <w:left w:w="80" w:type="dxa"/>
              <w:bottom w:w="60" w:type="dxa"/>
              <w:right w:w="80" w:type="dxa"/>
            </w:tcMar>
            <w:vAlign w:val="center"/>
          </w:tcPr>
          <w:p w14:paraId="4D1F59B5" w14:textId="77777777" w:rsidR="0021263D" w:rsidRDefault="00000000">
            <w:r>
              <w:t>Equity (Eurozone)</w:t>
            </w:r>
          </w:p>
        </w:tc>
        <w:tc>
          <w:tcPr>
            <w:tcW w:w="1620" w:type="dxa"/>
            <w:tcBorders>
              <w:top w:val="nil"/>
              <w:left w:val="nil"/>
              <w:bottom w:val="nil"/>
              <w:right w:val="nil"/>
            </w:tcBorders>
            <w:tcMar>
              <w:top w:w="60" w:type="dxa"/>
              <w:left w:w="80" w:type="dxa"/>
              <w:bottom w:w="60" w:type="dxa"/>
              <w:right w:w="80" w:type="dxa"/>
            </w:tcMar>
            <w:vAlign w:val="center"/>
          </w:tcPr>
          <w:p w14:paraId="4D1F59B6" w14:textId="77777777" w:rsidR="0021263D" w:rsidRDefault="00000000">
            <w:proofErr w:type="gramStart"/>
            <w:r>
              <w:t>.STOXX</w:t>
            </w:r>
            <w:proofErr w:type="gramEnd"/>
            <w:r>
              <w:t>50E</w:t>
            </w:r>
          </w:p>
        </w:tc>
        <w:tc>
          <w:tcPr>
            <w:tcW w:w="4076" w:type="dxa"/>
            <w:tcBorders>
              <w:top w:val="nil"/>
              <w:left w:val="nil"/>
              <w:bottom w:val="nil"/>
              <w:right w:val="nil"/>
            </w:tcBorders>
            <w:tcMar>
              <w:top w:w="60" w:type="dxa"/>
              <w:left w:w="80" w:type="dxa"/>
              <w:bottom w:w="60" w:type="dxa"/>
              <w:right w:w="80" w:type="dxa"/>
            </w:tcMar>
            <w:vAlign w:val="center"/>
          </w:tcPr>
          <w:p w14:paraId="4D1F59B7" w14:textId="77777777" w:rsidR="0021263D" w:rsidRDefault="00000000">
            <w:r>
              <w:t>Total return</w:t>
            </w:r>
          </w:p>
        </w:tc>
      </w:tr>
      <w:tr w:rsidR="0021263D" w14:paraId="4D1F59BD"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B9" w14:textId="77777777" w:rsidR="0021263D" w:rsidRDefault="00000000">
            <w:r>
              <w:t>FTSE MIB</w:t>
            </w:r>
          </w:p>
        </w:tc>
        <w:tc>
          <w:tcPr>
            <w:tcW w:w="1980" w:type="dxa"/>
            <w:tcBorders>
              <w:top w:val="nil"/>
              <w:left w:val="nil"/>
              <w:bottom w:val="nil"/>
              <w:right w:val="nil"/>
            </w:tcBorders>
            <w:tcMar>
              <w:top w:w="60" w:type="dxa"/>
              <w:left w:w="80" w:type="dxa"/>
              <w:bottom w:w="60" w:type="dxa"/>
              <w:right w:w="80" w:type="dxa"/>
            </w:tcMar>
            <w:vAlign w:val="center"/>
          </w:tcPr>
          <w:p w14:paraId="4D1F59BA" w14:textId="77777777" w:rsidR="0021263D" w:rsidRDefault="00000000">
            <w:r>
              <w:t>Equity (IT)</w:t>
            </w:r>
          </w:p>
        </w:tc>
        <w:tc>
          <w:tcPr>
            <w:tcW w:w="1620" w:type="dxa"/>
            <w:tcBorders>
              <w:top w:val="nil"/>
              <w:left w:val="nil"/>
              <w:bottom w:val="nil"/>
              <w:right w:val="nil"/>
            </w:tcBorders>
            <w:tcMar>
              <w:top w:w="60" w:type="dxa"/>
              <w:left w:w="80" w:type="dxa"/>
              <w:bottom w:w="60" w:type="dxa"/>
              <w:right w:w="80" w:type="dxa"/>
            </w:tcMar>
            <w:vAlign w:val="center"/>
          </w:tcPr>
          <w:p w14:paraId="4D1F59BB" w14:textId="77777777" w:rsidR="0021263D" w:rsidRDefault="00000000">
            <w:proofErr w:type="gramStart"/>
            <w:r>
              <w:t>.FTMIB</w:t>
            </w:r>
            <w:proofErr w:type="gramEnd"/>
          </w:p>
        </w:tc>
        <w:tc>
          <w:tcPr>
            <w:tcW w:w="4076" w:type="dxa"/>
            <w:tcBorders>
              <w:top w:val="nil"/>
              <w:left w:val="nil"/>
              <w:bottom w:val="nil"/>
              <w:right w:val="nil"/>
            </w:tcBorders>
            <w:tcMar>
              <w:top w:w="60" w:type="dxa"/>
              <w:left w:w="80" w:type="dxa"/>
              <w:bottom w:w="60" w:type="dxa"/>
              <w:right w:w="80" w:type="dxa"/>
            </w:tcMar>
            <w:vAlign w:val="center"/>
          </w:tcPr>
          <w:p w14:paraId="4D1F59BC" w14:textId="77777777" w:rsidR="0021263D" w:rsidRDefault="00000000">
            <w:r>
              <w:t>Total return</w:t>
            </w:r>
          </w:p>
        </w:tc>
      </w:tr>
      <w:tr w:rsidR="0021263D" w14:paraId="4D1F59C2"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BE" w14:textId="77777777" w:rsidR="0021263D" w:rsidRDefault="00000000">
            <w:r>
              <w:t>IBEX 35</w:t>
            </w:r>
          </w:p>
        </w:tc>
        <w:tc>
          <w:tcPr>
            <w:tcW w:w="1980" w:type="dxa"/>
            <w:tcBorders>
              <w:top w:val="nil"/>
              <w:left w:val="nil"/>
              <w:bottom w:val="nil"/>
              <w:right w:val="nil"/>
            </w:tcBorders>
            <w:tcMar>
              <w:top w:w="60" w:type="dxa"/>
              <w:left w:w="80" w:type="dxa"/>
              <w:bottom w:w="60" w:type="dxa"/>
              <w:right w:w="80" w:type="dxa"/>
            </w:tcMar>
            <w:vAlign w:val="center"/>
          </w:tcPr>
          <w:p w14:paraId="4D1F59BF" w14:textId="77777777" w:rsidR="0021263D" w:rsidRDefault="00000000">
            <w:r>
              <w:t>Equity (ES)</w:t>
            </w:r>
          </w:p>
        </w:tc>
        <w:tc>
          <w:tcPr>
            <w:tcW w:w="1620" w:type="dxa"/>
            <w:tcBorders>
              <w:top w:val="nil"/>
              <w:left w:val="nil"/>
              <w:bottom w:val="nil"/>
              <w:right w:val="nil"/>
            </w:tcBorders>
            <w:tcMar>
              <w:top w:w="60" w:type="dxa"/>
              <w:left w:w="80" w:type="dxa"/>
              <w:bottom w:w="60" w:type="dxa"/>
              <w:right w:w="80" w:type="dxa"/>
            </w:tcMar>
            <w:vAlign w:val="center"/>
          </w:tcPr>
          <w:p w14:paraId="4D1F59C0" w14:textId="77777777" w:rsidR="0021263D" w:rsidRDefault="00000000">
            <w:proofErr w:type="gramStart"/>
            <w:r>
              <w:t>.IBEX</w:t>
            </w:r>
            <w:proofErr w:type="gramEnd"/>
          </w:p>
        </w:tc>
        <w:tc>
          <w:tcPr>
            <w:tcW w:w="4076" w:type="dxa"/>
            <w:tcBorders>
              <w:top w:val="nil"/>
              <w:left w:val="nil"/>
              <w:bottom w:val="nil"/>
              <w:right w:val="nil"/>
            </w:tcBorders>
            <w:tcMar>
              <w:top w:w="60" w:type="dxa"/>
              <w:left w:w="80" w:type="dxa"/>
              <w:bottom w:w="60" w:type="dxa"/>
              <w:right w:w="80" w:type="dxa"/>
            </w:tcMar>
            <w:vAlign w:val="center"/>
          </w:tcPr>
          <w:p w14:paraId="4D1F59C1" w14:textId="77777777" w:rsidR="0021263D" w:rsidRDefault="00000000">
            <w:r>
              <w:t>Total return</w:t>
            </w:r>
          </w:p>
        </w:tc>
      </w:tr>
      <w:tr w:rsidR="0021263D" w14:paraId="4D1F59C7" w14:textId="77777777" w:rsidTr="00DF67AB">
        <w:tblPrEx>
          <w:tblCellMar>
            <w:top w:w="0" w:type="dxa"/>
            <w:bottom w:w="0" w:type="dxa"/>
          </w:tblCellMar>
        </w:tblPrEx>
        <w:tc>
          <w:tcPr>
            <w:tcW w:w="2790" w:type="dxa"/>
            <w:tcBorders>
              <w:top w:val="nil"/>
              <w:left w:val="nil"/>
              <w:bottom w:val="nil"/>
              <w:right w:val="nil"/>
            </w:tcBorders>
            <w:tcMar>
              <w:top w:w="60" w:type="dxa"/>
              <w:left w:w="80" w:type="dxa"/>
              <w:bottom w:w="60" w:type="dxa"/>
              <w:right w:w="80" w:type="dxa"/>
            </w:tcMar>
            <w:vAlign w:val="center"/>
          </w:tcPr>
          <w:p w14:paraId="4D1F59C3" w14:textId="77777777" w:rsidR="0021263D" w:rsidRDefault="00000000">
            <w:r>
              <w:t>STOXX Europe 600</w:t>
            </w:r>
          </w:p>
        </w:tc>
        <w:tc>
          <w:tcPr>
            <w:tcW w:w="1980" w:type="dxa"/>
            <w:tcBorders>
              <w:top w:val="nil"/>
              <w:left w:val="nil"/>
              <w:bottom w:val="nil"/>
              <w:right w:val="nil"/>
            </w:tcBorders>
            <w:tcMar>
              <w:top w:w="60" w:type="dxa"/>
              <w:left w:w="80" w:type="dxa"/>
              <w:bottom w:w="60" w:type="dxa"/>
              <w:right w:w="80" w:type="dxa"/>
            </w:tcMar>
            <w:vAlign w:val="center"/>
          </w:tcPr>
          <w:p w14:paraId="4D1F59C4" w14:textId="77777777" w:rsidR="0021263D" w:rsidRDefault="00000000">
            <w:r>
              <w:t>Equity (broad EU)</w:t>
            </w:r>
          </w:p>
        </w:tc>
        <w:tc>
          <w:tcPr>
            <w:tcW w:w="1620" w:type="dxa"/>
            <w:tcBorders>
              <w:top w:val="nil"/>
              <w:left w:val="nil"/>
              <w:bottom w:val="nil"/>
              <w:right w:val="nil"/>
            </w:tcBorders>
            <w:tcMar>
              <w:top w:w="60" w:type="dxa"/>
              <w:left w:w="80" w:type="dxa"/>
              <w:bottom w:w="60" w:type="dxa"/>
              <w:right w:w="80" w:type="dxa"/>
            </w:tcMar>
            <w:vAlign w:val="center"/>
          </w:tcPr>
          <w:p w14:paraId="4D1F59C5" w14:textId="77777777" w:rsidR="0021263D" w:rsidRDefault="00000000">
            <w:proofErr w:type="gramStart"/>
            <w:r>
              <w:t>.STOXX</w:t>
            </w:r>
            <w:proofErr w:type="gramEnd"/>
          </w:p>
        </w:tc>
        <w:tc>
          <w:tcPr>
            <w:tcW w:w="4076" w:type="dxa"/>
            <w:tcBorders>
              <w:top w:val="nil"/>
              <w:left w:val="nil"/>
              <w:bottom w:val="nil"/>
              <w:right w:val="nil"/>
            </w:tcBorders>
            <w:tcMar>
              <w:top w:w="60" w:type="dxa"/>
              <w:left w:w="80" w:type="dxa"/>
              <w:bottom w:w="60" w:type="dxa"/>
              <w:right w:w="80" w:type="dxa"/>
            </w:tcMar>
            <w:vAlign w:val="center"/>
          </w:tcPr>
          <w:p w14:paraId="4D1F59C6" w14:textId="77777777" w:rsidR="0021263D" w:rsidRDefault="00000000">
            <w:r>
              <w:t>Total return; single-asset benchmark</w:t>
            </w:r>
          </w:p>
        </w:tc>
      </w:tr>
      <w:tr w:rsidR="0021263D" w14:paraId="4D1F59CC" w14:textId="77777777" w:rsidTr="00DF67AB">
        <w:tblPrEx>
          <w:tblCellMar>
            <w:top w:w="0" w:type="dxa"/>
            <w:bottom w:w="0" w:type="dxa"/>
          </w:tblCellMar>
        </w:tblPrEx>
        <w:tc>
          <w:tcPr>
            <w:tcW w:w="279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9C8" w14:textId="77777777" w:rsidR="0021263D" w:rsidRDefault="00000000">
            <w:r>
              <w:t>FTSE EPRA/NAREIT Europe</w:t>
            </w:r>
          </w:p>
        </w:tc>
        <w:tc>
          <w:tcPr>
            <w:tcW w:w="198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9C9" w14:textId="77777777" w:rsidR="0021263D" w:rsidRDefault="00000000">
            <w:r>
              <w:t>Listed real estate</w:t>
            </w:r>
          </w:p>
        </w:tc>
        <w:tc>
          <w:tcPr>
            <w:tcW w:w="162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9CA" w14:textId="77777777" w:rsidR="0021263D" w:rsidRDefault="00000000">
            <w:proofErr w:type="gramStart"/>
            <w:r>
              <w:t>.FTEPRAEUR</w:t>
            </w:r>
            <w:proofErr w:type="gramEnd"/>
          </w:p>
        </w:tc>
        <w:tc>
          <w:tcPr>
            <w:tcW w:w="4076"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9CB" w14:textId="77777777" w:rsidR="0021263D" w:rsidRDefault="00000000">
            <w:r>
              <w:t>Total return</w:t>
            </w:r>
          </w:p>
        </w:tc>
      </w:tr>
    </w:tbl>
    <w:p w14:paraId="34B43C87" w14:textId="77777777" w:rsidR="00F923A5" w:rsidRDefault="00F923A5">
      <w:pPr>
        <w:spacing w:before="60" w:after="60" w:line="280" w:lineRule="atLeast"/>
        <w:ind w:left="2608"/>
        <w:rPr>
          <w:i/>
          <w:iCs/>
        </w:rPr>
      </w:pPr>
    </w:p>
    <w:p w14:paraId="69DD2771" w14:textId="77777777" w:rsidR="00DF67AB" w:rsidRDefault="00DF67AB">
      <w:pPr>
        <w:spacing w:before="60" w:after="60" w:line="280" w:lineRule="atLeast"/>
        <w:ind w:left="2608"/>
        <w:rPr>
          <w:i/>
          <w:iCs/>
        </w:rPr>
      </w:pPr>
    </w:p>
    <w:p w14:paraId="62273512" w14:textId="77777777" w:rsidR="00DF67AB" w:rsidRDefault="00DF67AB">
      <w:pPr>
        <w:spacing w:before="60" w:after="60" w:line="280" w:lineRule="atLeast"/>
        <w:ind w:left="2608"/>
        <w:rPr>
          <w:i/>
          <w:iCs/>
        </w:rPr>
      </w:pPr>
    </w:p>
    <w:p w14:paraId="4D1F59CD" w14:textId="643F0ECA" w:rsidR="0021263D" w:rsidRDefault="00000000">
      <w:pPr>
        <w:spacing w:before="60" w:after="60" w:line="280" w:lineRule="atLeast"/>
        <w:ind w:left="2608"/>
      </w:pPr>
      <w:r>
        <w:rPr>
          <w:i/>
          <w:iCs/>
        </w:rPr>
        <w:lastRenderedPageBreak/>
        <w:t>2.2. Macro-Financial Regime Features</w:t>
      </w:r>
    </w:p>
    <w:p w14:paraId="4D1F59CE" w14:textId="77777777" w:rsidR="0021263D" w:rsidRDefault="00000000">
      <w:pPr>
        <w:spacing w:line="280" w:lineRule="atLeast"/>
        <w:ind w:left="2608" w:firstLine="425"/>
        <w:jc w:val="both"/>
      </w:pPr>
      <w:r>
        <w:t xml:space="preserve">The HMM is estimated </w:t>
      </w:r>
      <w:proofErr w:type="gramStart"/>
      <w:r>
        <w:t>on</w:t>
      </w:r>
      <w:proofErr w:type="gramEnd"/>
      <w:r>
        <w:t xml:space="preserve"> eight macro-financial features, each transformed </w:t>
      </w:r>
      <w:proofErr w:type="gramStart"/>
      <w:r>
        <w:t>to</w:t>
      </w:r>
      <w:proofErr w:type="gramEnd"/>
      <w:r>
        <w:t xml:space="preserve"> a 52-week rolling z-score to ensure comparable scale. The features are: VIX implied volatility (z52_VIX, primary anchor for state ordering); VSTOXX European implied volatility (z52_VSTOXX); MOVE fixed-income volatility index (z52_MOVE); Germany 10-year yield minus ECB deposit rate slope (z52_germany_10y_2y_slope); average sovereign spread of Spain, Portugal, and Italy over Germany (z52_peripheral_spread_avg); DXY dollar index (z52_DXY_USD_Index); Eurozone Economic Sentiment Indicator (z52_ESI, monthly, interpolated to weekly); and HICP headline-minus-core inflation gap (z52_hicp_headline_core_gap, approximately 4-week publication lag). Sample coverage ranges from 78% (ESI, HICP) to 100% (VIX). For a given week, the feature vector is constructed using the most recently available observation, with HICP subject to publication-lag risk (see Section 3.6).</w:t>
      </w:r>
    </w:p>
    <w:p w14:paraId="4D1F59CF" w14:textId="77777777" w:rsidR="0021263D" w:rsidRDefault="00000000">
      <w:pPr>
        <w:spacing w:line="280" w:lineRule="atLeast"/>
        <w:ind w:left="2608" w:firstLine="425"/>
        <w:jc w:val="both"/>
      </w:pPr>
      <w:r>
        <w:t xml:space="preserve">This feature set is designed to capture the primary macro-financial dimensions relevant to European multi-asset allocation: volatility and tail-risk sentiment (VIX, VSTOXX, MOVE), fixed-income market stress (sovereign spreads, yield-curve slope), macro growth and inflation pressure (ESI, HICP gap), and global risk appetite (DXY). Together these features encode </w:t>
      </w:r>
      <w:proofErr w:type="gramStart"/>
      <w:r>
        <w:t>the macro</w:t>
      </w:r>
      <w:proofErr w:type="gramEnd"/>
      <w:r>
        <w:t>-financial information that historically differentiates crisis, recovery, expansion, and stress periods in European markets.</w:t>
      </w:r>
    </w:p>
    <w:p w14:paraId="64B6CFE6" w14:textId="77777777" w:rsidR="00DF67AB" w:rsidRDefault="00DF67AB">
      <w:pPr>
        <w:spacing w:before="60" w:after="60" w:line="280" w:lineRule="atLeast"/>
        <w:ind w:left="2608"/>
        <w:rPr>
          <w:i/>
          <w:iCs/>
        </w:rPr>
      </w:pPr>
    </w:p>
    <w:p w14:paraId="4D1F59D0" w14:textId="1DDDE56A" w:rsidR="0021263D" w:rsidRDefault="00000000">
      <w:pPr>
        <w:spacing w:before="60" w:after="60" w:line="280" w:lineRule="atLeast"/>
        <w:ind w:left="2608"/>
      </w:pPr>
      <w:r>
        <w:rPr>
          <w:i/>
          <w:iCs/>
        </w:rPr>
        <w:t>2.3. Hidden Markov Model Specification</w:t>
      </w:r>
    </w:p>
    <w:p w14:paraId="4D1F59D1" w14:textId="77777777" w:rsidR="0021263D" w:rsidRDefault="00000000">
      <w:pPr>
        <w:spacing w:line="280" w:lineRule="atLeast"/>
        <w:ind w:left="2608" w:firstLine="425"/>
        <w:jc w:val="both"/>
      </w:pPr>
      <w:r>
        <w:t xml:space="preserve">We model the evolution of market states using a four-state Gaussian Hidden Markov Model (HMM; Hamilton, 1989; Rabiner, 1989; Kim, 1994) with diagonal covariance matrices, estimated via the Expectation-Maximization (EM) algorithm implemented in the </w:t>
      </w:r>
      <w:proofErr w:type="spellStart"/>
      <w:r>
        <w:t>hmmlearn</w:t>
      </w:r>
      <w:proofErr w:type="spellEnd"/>
      <w:r>
        <w:t xml:space="preserve"> library. We use 15 random restarts and up to 500 EM iterations per restart, selecting the solution with the highest log-likelihood. The four-state specification is selected by Bayesian Information Criterion (BIC) from a grid of two to five states; in all walk-forward windows, four states is consistently preferred. States are ordered post-estimation by ascending mean z52_VIX, so that State 0 has the lowest equity-volatility signature (Low-vol / Subdued) and State 3 the highest (Elevated-risk / Stress).</w:t>
      </w:r>
    </w:p>
    <w:p w14:paraId="4D1F59D2" w14:textId="77777777" w:rsidR="0021263D" w:rsidRDefault="00000000">
      <w:pPr>
        <w:spacing w:line="280" w:lineRule="atLeast"/>
        <w:ind w:left="2608" w:firstLine="425"/>
        <w:jc w:val="both"/>
      </w:pPr>
      <w:r>
        <w:t>All regime labels used in portfolio construction are strictly out-of-sample. We implement an expanding walk-forward procedure: at each four-week rebalance step, the HMM is re-estimated from scratch on all available history up to the rebalance date, subject to a minimum of 156 weeks (three years) of training data. Panel B evaluation begins from October 15, 2010, to ensure stable four-state estimates. The walk-forward design contrasts with the partial in-sample evaluations common in earlier regime-switching portfolio work (</w:t>
      </w:r>
      <w:proofErr w:type="spellStart"/>
      <w:r>
        <w:t>Guidolin</w:t>
      </w:r>
      <w:proofErr w:type="spellEnd"/>
      <w:r>
        <w:t xml:space="preserve"> and Timmermann, 2007) and ensures that all reported performance metrics reflect genuine predictive content. Posterior state probabilities are soft assignments; the hard-assignment regime label is the argmax state at each week.</w:t>
      </w:r>
    </w:p>
    <w:p w14:paraId="506DC2FB" w14:textId="77777777" w:rsidR="00DF67AB" w:rsidRDefault="00DF67AB">
      <w:pPr>
        <w:spacing w:before="60" w:after="60" w:line="280" w:lineRule="atLeast"/>
        <w:ind w:left="2608"/>
        <w:rPr>
          <w:i/>
          <w:iCs/>
        </w:rPr>
      </w:pPr>
    </w:p>
    <w:p w14:paraId="4D1F59D3" w14:textId="021DE884" w:rsidR="0021263D" w:rsidRDefault="00000000">
      <w:pPr>
        <w:spacing w:before="60" w:after="60" w:line="280" w:lineRule="atLeast"/>
        <w:ind w:left="2608"/>
      </w:pPr>
      <w:r>
        <w:rPr>
          <w:i/>
          <w:iCs/>
        </w:rPr>
        <w:t>2.4. CVaR Portfolio Optimization</w:t>
      </w:r>
    </w:p>
    <w:p w14:paraId="7C07DA29" w14:textId="77777777" w:rsidR="00DF67AB" w:rsidRDefault="00DF67AB" w:rsidP="00DF67AB">
      <w:pPr>
        <w:spacing w:line="280" w:lineRule="atLeast"/>
        <w:ind w:left="2608" w:firstLine="425"/>
        <w:jc w:val="both"/>
      </w:pPr>
      <w:r>
        <w:t xml:space="preserve">For a portfolio weight vector w, the Conditional Value-at-Risk (CVaR) at confidence level α = 0.95 is the expected loss conditional on being in the worst (1 - α) = 5% tail of the return distribution. CVaR is a coherent risk measure (Acerbi and Tasche, 2002) with superior tail-sensitivity relative to </w:t>
      </w:r>
      <w:proofErr w:type="spellStart"/>
      <w:r>
        <w:t>VaR</w:t>
      </w:r>
      <w:proofErr w:type="spellEnd"/>
      <w:r>
        <w:t xml:space="preserve">-based approaches (Engle and Manganelli, 2004). Following </w:t>
      </w:r>
      <w:proofErr w:type="spellStart"/>
      <w:r>
        <w:t>Rockafellar</w:t>
      </w:r>
      <w:proofErr w:type="spellEnd"/>
      <w:r>
        <w:t xml:space="preserve"> and </w:t>
      </w:r>
      <w:proofErr w:type="spellStart"/>
      <w:r>
        <w:t>Uryasev</w:t>
      </w:r>
      <w:proofErr w:type="spellEnd"/>
      <w:r>
        <w:t xml:space="preserve"> (2000) and </w:t>
      </w:r>
      <w:proofErr w:type="spellStart"/>
      <w:r>
        <w:t>Krokhmal</w:t>
      </w:r>
      <w:proofErr w:type="spellEnd"/>
      <w:r>
        <w:t xml:space="preserve"> et al. (2002), CVaR is minimized via a linear program (LP) over a scenario set of T_s = 260 historical weekly returns. The LP takes the form:</w:t>
      </w:r>
    </w:p>
    <w:p w14:paraId="54495F30" w14:textId="77777777" w:rsidR="00DF67AB" w:rsidRDefault="00DF67AB" w:rsidP="00DF67AB">
      <w:pPr>
        <w:spacing w:before="120" w:after="120" w:line="280" w:lineRule="atLeast"/>
        <w:ind w:left="2608"/>
      </w:pPr>
      <m:oMathPara>
        <m:oMathParaPr>
          <m:jc m:val="left"/>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w, ζ, u</m:t>
              </m:r>
            </m:lim>
          </m:limLow>
          <m:r>
            <m:rPr>
              <m:sty m:val="p"/>
            </m:rPr>
            <w:rPr>
              <w:rFonts w:ascii="Cambria Math" w:hAnsi="Cambria Math"/>
            </w:rPr>
            <m:t xml:space="preserve">   </m:t>
          </m:r>
          <m:r>
            <w:rPr>
              <w:rFonts w:ascii="Cambria Math" w:hAnsi="Cambria Math"/>
            </w:rPr>
            <m:t>ζ</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(1 - </m:t>
              </m:r>
              <m:r>
                <w:rPr>
                  <w:rFonts w:ascii="Cambria Math" w:hAnsi="Cambria Math"/>
                </w:rPr>
                <m:t>α</m:t>
              </m:r>
              <m:r>
                <m:rPr>
                  <m:sty m:val="p"/>
                </m:rP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s</m:t>
                  </m:r>
                </m:sub>
              </m:sSub>
            </m:den>
          </m:f>
          <m:r>
            <m:rPr>
              <m:sty m:val="p"/>
            </m:rPr>
            <w:rPr>
              <w:rFonts w:ascii="Cambria Math" w:hAnsi="Cambria Math"/>
            </w:rPr>
            <m:t xml:space="preserve"> · </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 xml:space="preserve"> = 1</m:t>
              </m:r>
            </m:sub>
            <m:sup>
              <m:sSub>
                <m:sSubPr>
                  <m:ctrlPr>
                    <w:rPr>
                      <w:rFonts w:ascii="Cambria Math" w:hAnsi="Cambria Math"/>
                    </w:rPr>
                  </m:ctrlPr>
                </m:sSubPr>
                <m:e>
                  <m:r>
                    <w:rPr>
                      <w:rFonts w:ascii="Cambria Math" w:hAnsi="Cambria Math"/>
                    </w:rPr>
                    <m:t>T</m:t>
                  </m:r>
                </m:e>
                <m:sub>
                  <m:r>
                    <w:rPr>
                      <w:rFonts w:ascii="Cambria Math" w:hAnsi="Cambria Math"/>
                    </w:rPr>
                    <m:t>s</m:t>
                  </m:r>
                </m:sub>
              </m:sSub>
            </m:sup>
            <m:e>
              <m:sSub>
                <m:sSubPr>
                  <m:ctrlPr>
                    <w:rPr>
                      <w:rFonts w:ascii="Cambria Math" w:hAnsi="Cambria Math"/>
                    </w:rPr>
                  </m:ctrlPr>
                </m:sSubPr>
                <m:e>
                  <m:r>
                    <w:rPr>
                      <w:rFonts w:ascii="Cambria Math" w:hAnsi="Cambria Math"/>
                    </w:rPr>
                    <m:t>u</m:t>
                  </m:r>
                </m:e>
                <m:sub>
                  <m:r>
                    <w:rPr>
                      <w:rFonts w:ascii="Cambria Math" w:hAnsi="Cambria Math"/>
                    </w:rPr>
                    <m:t>t</m:t>
                  </m:r>
                </m:sub>
              </m:sSub>
            </m:e>
          </m:nary>
        </m:oMath>
      </m:oMathPara>
    </w:p>
    <w:p w14:paraId="1DD59DDD" w14:textId="77777777" w:rsidR="00DF67AB" w:rsidRDefault="00DF67AB" w:rsidP="00DF67AB">
      <w:pPr>
        <w:spacing w:before="120" w:after="120" w:line="280" w:lineRule="atLeast"/>
        <w:ind w:left="2608"/>
      </w:pPr>
      <m:oMathPara>
        <m:oMathParaPr>
          <m:jc m:val="left"/>
        </m:oMathParaPr>
        <m:oMath>
          <m:r>
            <m:rPr>
              <m:sty m:val="p"/>
            </m:rPr>
            <w:rPr>
              <w:rFonts w:ascii="Cambria Math" w:hAnsi="Cambria Math"/>
            </w:rPr>
            <m:t xml:space="preserve">s.t.   </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r</m:t>
              </m:r>
            </m:e>
            <m:sub>
              <m:r>
                <w:rPr>
                  <w:rFonts w:ascii="Cambria Math" w:hAnsi="Cambria Math"/>
                </w:rPr>
                <m:t>t</m:t>
              </m:r>
            </m:sub>
            <m:sup>
              <m:r>
                <m:rPr>
                  <m:sty m:val="p"/>
                </m:rPr>
                <w:rPr>
                  <w:rFonts w:ascii="Cambria Math" w:hAnsi="Cambria Math"/>
                </w:rPr>
                <m:t>'</m:t>
              </m:r>
            </m:sup>
          </m:sSubSup>
          <m:r>
            <w:rPr>
              <w:rFonts w:ascii="Cambria Math" w:hAnsi="Cambria Math"/>
            </w:rPr>
            <m:t>w</m:t>
          </m:r>
          <m:r>
            <m:rPr>
              <m:sty m:val="p"/>
            </m:rPr>
            <w:rPr>
              <w:rFonts w:ascii="Cambria Math" w:hAnsi="Cambria Math"/>
            </w:rPr>
            <m:t xml:space="preserve"> - </m:t>
          </m:r>
          <m:r>
            <w:rPr>
              <w:rFonts w:ascii="Cambria Math" w:hAnsi="Cambria Math"/>
            </w:rPr>
            <m:t>ζ</m:t>
          </m:r>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 xml:space="preserve"> ≥ 0,  </m:t>
          </m:r>
          <m:nary>
            <m:naryPr>
              <m:chr m:val="∑"/>
              <m:limLoc m:val="subSup"/>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 xml:space="preserve"> = 1,  0 ≤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0.25</m:t>
          </m:r>
        </m:oMath>
      </m:oMathPara>
    </w:p>
    <w:p w14:paraId="2715F091" w14:textId="77777777" w:rsidR="00DF67AB" w:rsidRDefault="00DF67AB" w:rsidP="00DF67AB">
      <w:pPr>
        <w:spacing w:line="280" w:lineRule="atLeast"/>
        <w:ind w:left="2608" w:firstLine="425"/>
        <w:jc w:val="both"/>
      </w:pPr>
      <w:r>
        <w:t xml:space="preserve">where ζ is the </w:t>
      </w:r>
      <w:proofErr w:type="spellStart"/>
      <w:r>
        <w:t>VaR</w:t>
      </w:r>
      <w:proofErr w:type="spellEnd"/>
      <w:r>
        <w:t xml:space="preserve"> threshold and </w:t>
      </w:r>
      <w:proofErr w:type="spellStart"/>
      <w:r>
        <w:t>u_t</w:t>
      </w:r>
      <w:proofErr w:type="spellEnd"/>
      <w:r>
        <w:t xml:space="preserve"> are auxiliary loss exceedance variables. The 25% maximum weight per asset prevents concentration risk. The scenario window is a rolling 260-week (5-year) history. We solve the LP using </w:t>
      </w:r>
      <w:proofErr w:type="spellStart"/>
      <w:proofErr w:type="gramStart"/>
      <w:r>
        <w:t>scipy.optimize</w:t>
      </w:r>
      <w:proofErr w:type="gramEnd"/>
      <w:r>
        <w:t>.linprog</w:t>
      </w:r>
      <w:proofErr w:type="spellEnd"/>
      <w:r>
        <w:t xml:space="preserve"> at each four-week rebalance. As an additional benchmark, a Markowitz (1952) minimum-variance portfolio is estimated </w:t>
      </w:r>
      <w:proofErr w:type="gramStart"/>
      <w:r>
        <w:t>with</w:t>
      </w:r>
      <w:proofErr w:type="gramEnd"/>
      <w:r>
        <w:t xml:space="preserve"> a </w:t>
      </w:r>
      <w:proofErr w:type="spellStart"/>
      <w:r>
        <w:t>Ledoit</w:t>
      </w:r>
      <w:proofErr w:type="spellEnd"/>
      <w:r>
        <w:t>-Wolf shrinkage covariance matrix (</w:t>
      </w:r>
      <w:proofErr w:type="spellStart"/>
      <w:r>
        <w:t>Ledoit</w:t>
      </w:r>
      <w:proofErr w:type="spellEnd"/>
      <w:r>
        <w:t xml:space="preserve"> and Wolf, 2004) and the same 25% weight cap.</w:t>
      </w:r>
    </w:p>
    <w:p w14:paraId="4EE297D9" w14:textId="77777777" w:rsidR="00DF67AB" w:rsidRDefault="00DF67AB">
      <w:pPr>
        <w:spacing w:before="60" w:after="60" w:line="280" w:lineRule="atLeast"/>
        <w:ind w:left="2608"/>
        <w:rPr>
          <w:i/>
          <w:iCs/>
        </w:rPr>
      </w:pPr>
    </w:p>
    <w:p w14:paraId="4D1F59D8" w14:textId="152BDDA4" w:rsidR="0021263D" w:rsidRDefault="00000000">
      <w:pPr>
        <w:spacing w:before="60" w:after="60" w:line="280" w:lineRule="atLeast"/>
        <w:ind w:left="2608"/>
      </w:pPr>
      <w:r>
        <w:rPr>
          <w:i/>
          <w:iCs/>
        </w:rPr>
        <w:t>2.5. Regime-Conditioned and Implementation-Aware Allocation Rules</w:t>
      </w:r>
    </w:p>
    <w:p w14:paraId="4D1F59D9" w14:textId="77777777" w:rsidR="0021263D" w:rsidRDefault="00000000">
      <w:pPr>
        <w:spacing w:line="280" w:lineRule="atLeast"/>
        <w:ind w:left="2608" w:firstLine="425"/>
        <w:jc w:val="both"/>
      </w:pPr>
      <w:r>
        <w:t>We evaluate four allocation rules that use the HMM regime signal. Static CVaR uses all 260 scenarios without regime conditioning and serves as the primary benchmark. Regime CVaR-A (naive conditioning) restricts the scenario set to historical weeks in which the current walk-forward regime label was active; if fewer than 30 such weeks are available, it falls back to the full 260-week window. Weighted CVaR assigns scenario weights proportional to the current week's HMM posterior, using all 260 scenarios.</w:t>
      </w:r>
    </w:p>
    <w:p w14:paraId="4D1F59DA" w14:textId="77777777" w:rsidR="0021263D" w:rsidRDefault="00000000">
      <w:pPr>
        <w:spacing w:line="280" w:lineRule="atLeast"/>
        <w:ind w:left="2608" w:firstLine="425"/>
        <w:jc w:val="both"/>
      </w:pPr>
      <w:r>
        <w:t xml:space="preserve">Two implementation-aware rules address the turnover friction. TC-aware CVaR augments the LP objective with an L1 turnover penalty: the modified objective is CVaR(w) + λ * </w:t>
      </w:r>
      <w:proofErr w:type="spellStart"/>
      <w:r>
        <w:t>Σ_i</w:t>
      </w:r>
      <w:proofErr w:type="spellEnd"/>
      <w:r>
        <w:t xml:space="preserve"> |</w:t>
      </w:r>
      <w:proofErr w:type="spellStart"/>
      <w:r>
        <w:t>w_i</w:t>
      </w:r>
      <w:proofErr w:type="spellEnd"/>
      <w:r>
        <w:t xml:space="preserve"> - w_{</w:t>
      </w:r>
      <w:proofErr w:type="spellStart"/>
      <w:proofErr w:type="gramStart"/>
      <w:r>
        <w:t>i,prev</w:t>
      </w:r>
      <w:proofErr w:type="spellEnd"/>
      <w:proofErr w:type="gramEnd"/>
      <w:r>
        <w:t xml:space="preserve">}|. A turnover-budget variant replaces the penalty with a hard bound: </w:t>
      </w:r>
      <w:proofErr w:type="spellStart"/>
      <w:r>
        <w:t>Σ_i</w:t>
      </w:r>
      <w:proofErr w:type="spellEnd"/>
      <w:r>
        <w:t xml:space="preserve"> |</w:t>
      </w:r>
      <w:proofErr w:type="spellStart"/>
      <w:r>
        <w:t>w_i</w:t>
      </w:r>
      <w:proofErr w:type="spellEnd"/>
      <w:r>
        <w:t xml:space="preserve"> - w_{</w:t>
      </w:r>
      <w:proofErr w:type="spellStart"/>
      <w:proofErr w:type="gramStart"/>
      <w:r>
        <w:t>i,prev</w:t>
      </w:r>
      <w:proofErr w:type="spellEnd"/>
      <w:proofErr w:type="gramEnd"/>
      <w:r>
        <w:t>}| &lt;= τ. Both preserve LP linearity via auxiliary variables (see Appendix A). Regime-constrained CVaR uses the full 260-week scenario set but imposes regime-dependent group weight bounds on equity (six indices) and defensive assets (gold, Bloomberg Commodity, Brent): equity cap 45% and defensive floor 30% in Stress states; 75% equity cap and 10% floor in Risk-on states. This approach encodes investment policy beliefs as transparent guardrails without altering the scenario optimization problem.</w:t>
      </w:r>
    </w:p>
    <w:p w14:paraId="171F027F" w14:textId="77777777" w:rsidR="00DF67AB" w:rsidRDefault="00DF67AB">
      <w:pPr>
        <w:spacing w:before="60" w:after="60" w:line="280" w:lineRule="atLeast"/>
        <w:ind w:left="2608"/>
        <w:rPr>
          <w:i/>
          <w:iCs/>
        </w:rPr>
      </w:pPr>
    </w:p>
    <w:p w14:paraId="4D1F59DB" w14:textId="65E82D4E" w:rsidR="0021263D" w:rsidRDefault="00000000">
      <w:pPr>
        <w:spacing w:before="60" w:after="60" w:line="280" w:lineRule="atLeast"/>
        <w:ind w:left="2608"/>
      </w:pPr>
      <w:r>
        <w:rPr>
          <w:i/>
          <w:iCs/>
        </w:rPr>
        <w:t>2.6. B</w:t>
      </w:r>
      <w:proofErr w:type="spellStart"/>
      <w:r>
        <w:rPr>
          <w:i/>
          <w:iCs/>
        </w:rPr>
        <w:t>acktesting</w:t>
      </w:r>
      <w:proofErr w:type="spellEnd"/>
      <w:r>
        <w:rPr>
          <w:i/>
          <w:iCs/>
        </w:rPr>
        <w:t xml:space="preserve"> Design, Transaction Costs, and Statistical Inference</w:t>
      </w:r>
    </w:p>
    <w:p w14:paraId="4D1F59DC" w14:textId="77777777" w:rsidR="0021263D" w:rsidRDefault="00000000">
      <w:pPr>
        <w:spacing w:line="280" w:lineRule="atLeast"/>
        <w:ind w:left="2608" w:firstLine="425"/>
        <w:jc w:val="both"/>
      </w:pPr>
      <w:r>
        <w:t xml:space="preserve">All strategies are rebalanced every four weeks. Panel A evaluates the long-horizon period from January 10, </w:t>
      </w:r>
      <w:proofErr w:type="gramStart"/>
      <w:r>
        <w:t>2003</w:t>
      </w:r>
      <w:proofErr w:type="gramEnd"/>
      <w:r>
        <w:t xml:space="preserve"> to April 3, 2026 (1,213 weeks) for non-regime strategies. Panel B evaluates from October 15, </w:t>
      </w:r>
      <w:proofErr w:type="gramStart"/>
      <w:r>
        <w:t>2010</w:t>
      </w:r>
      <w:proofErr w:type="gramEnd"/>
      <w:r>
        <w:t xml:space="preserve"> to April 3, 2026 (808 weeks) and includes all regime-conditioned strategies. Performance metrics include: annualized CAGR (weekly compounding, factor 52), annualized volatility (factor sqrt(52)), Sharpe ratio (mean excess return over EURIBOR 3M divided by standard deviation, times sqrt(52)), maximum drawdown (peak-to-trough on the cumulative wealth curve), 95% CVaR, Calmar ratio, and annualized turnover (mean weekly one-way turnover times 52). Transaction costs are modeled as </w:t>
      </w:r>
      <w:proofErr w:type="spellStart"/>
      <w:r>
        <w:t>TC_rate</w:t>
      </w:r>
      <w:proofErr w:type="spellEnd"/>
      <w:r>
        <w:t xml:space="preserve"> * </w:t>
      </w:r>
      <w:proofErr w:type="spellStart"/>
      <w:r>
        <w:t>Σ_i</w:t>
      </w:r>
      <w:proofErr w:type="spellEnd"/>
      <w:r>
        <w:t xml:space="preserve"> |w_{</w:t>
      </w:r>
      <w:proofErr w:type="spellStart"/>
      <w:proofErr w:type="gramStart"/>
      <w:r>
        <w:t>i,t</w:t>
      </w:r>
      <w:proofErr w:type="spellEnd"/>
      <w:proofErr w:type="gramEnd"/>
      <w:r>
        <w:t>} - w_{</w:t>
      </w:r>
      <w:proofErr w:type="gramStart"/>
      <w:r>
        <w:t>i,t</w:t>
      </w:r>
      <w:proofErr w:type="gramEnd"/>
      <w:r>
        <w:t>-</w:t>
      </w:r>
      <w:proofErr w:type="gramStart"/>
      <w:r>
        <w:t>1}^</w:t>
      </w:r>
      <w:proofErr w:type="gramEnd"/>
      <w:r>
        <w:t>+|, where w_{</w:t>
      </w:r>
      <w:proofErr w:type="gramStart"/>
      <w:r>
        <w:t>i,t</w:t>
      </w:r>
      <w:proofErr w:type="gramEnd"/>
      <w:r>
        <w:t>-</w:t>
      </w:r>
      <w:proofErr w:type="gramStart"/>
      <w:r>
        <w:t>1}^</w:t>
      </w:r>
      <w:proofErr w:type="gramEnd"/>
      <w:r>
        <w:t>+ is the post-drift pre-rebalance weight. We evaluate TC rates of 0, 5, 10, and 25 basis points.</w:t>
      </w:r>
    </w:p>
    <w:p w14:paraId="4D1F59DD" w14:textId="77777777" w:rsidR="0021263D" w:rsidRDefault="00000000">
      <w:pPr>
        <w:spacing w:line="280" w:lineRule="atLeast"/>
        <w:ind w:left="2608" w:firstLine="425"/>
        <w:jc w:val="both"/>
      </w:pPr>
      <w:r>
        <w:t xml:space="preserve">We report two complementary statistical tests. First, a pairwise HAC/Newey-West t-test (Newey and West, 1987) of mean excess-return differentials (strategy minus equal-weight benchmark) with lag = 13 weeks (one quarter). Second, a circular block-bootstrap Sharpe confidence interval with block length 13 weeks and 5,000 draws, accounting for return autocorrelation without distributional assumptions. We caution that bootstrap intervals report individual strategy Sharpe uncertainty; they do not constitute pairwise Sharpe equality tests. Given 808 weekly observations and a 13-week HAC lag, effective degrees of freedom are substantially below nominal, and Sharpe differences of 0.1 to 0.2 </w:t>
      </w:r>
      <w:r>
        <w:lastRenderedPageBreak/>
        <w:t>cannot be conclusively attributed to skill versus sampling variation at conventional significance levels (Lo, 2002).</w:t>
      </w:r>
    </w:p>
    <w:p w14:paraId="4D1F59DE" w14:textId="77777777" w:rsidR="0021263D" w:rsidRDefault="00000000">
      <w:pPr>
        <w:spacing w:before="120" w:after="240" w:line="280" w:lineRule="atLeast"/>
        <w:ind w:left="2608"/>
        <w:jc w:val="both"/>
      </w:pPr>
      <w:r>
        <w:rPr>
          <w:sz w:val="18"/>
          <w:szCs w:val="18"/>
        </w:rPr>
        <w:t>Figure 1. Methodological workflow: from LSEG/Refinitiv raw data to mechanism diagnosis. HMM = Hidden Markov Model; CVaR = Conditional Value-at-Risk; TC = transaction cost; FI = fixed income; LP = linear program.</w:t>
      </w:r>
    </w:p>
    <w:p w14:paraId="4D1F59DF" w14:textId="061BA4DF" w:rsidR="0021263D" w:rsidRDefault="00C87624">
      <w:pPr>
        <w:spacing w:before="120" w:after="120"/>
      </w:pPr>
      <w:ins w:id="0" w:author="Jorge Grube Martín-Lunas" w:date="2026-05-27T11:42:00Z" w16du:dateUtc="2026-05-27T09:42:00Z">
        <w:r>
          <w:rPr>
            <w:noProof/>
          </w:rPr>
          <w:drawing>
            <wp:inline distT="0" distB="0" distL="0" distR="0" wp14:anchorId="6D90B482" wp14:editId="60E64044">
              <wp:extent cx="6583680" cy="3834025"/>
              <wp:effectExtent l="0" t="0" r="7620" b="0"/>
              <wp:docPr id="482815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83680" cy="3834025"/>
                      </a:xfrm>
                      <a:prstGeom prst="rect">
                        <a:avLst/>
                      </a:prstGeom>
                      <a:noFill/>
                    </pic:spPr>
                  </pic:pic>
                </a:graphicData>
              </a:graphic>
            </wp:inline>
          </w:drawing>
        </w:r>
      </w:ins>
    </w:p>
    <w:p w14:paraId="318896B6" w14:textId="77777777" w:rsidR="00D35B06" w:rsidRDefault="00D35B06">
      <w:pPr>
        <w:rPr>
          <w:b/>
          <w:bCs/>
          <w:sz w:val="24"/>
          <w:szCs w:val="24"/>
        </w:rPr>
      </w:pPr>
      <w:r>
        <w:rPr>
          <w:b/>
          <w:bCs/>
          <w:sz w:val="24"/>
          <w:szCs w:val="24"/>
        </w:rPr>
        <w:br w:type="page"/>
      </w:r>
    </w:p>
    <w:p w14:paraId="4D1F59E0" w14:textId="7C3C54A7" w:rsidR="0021263D" w:rsidRDefault="00000000">
      <w:pPr>
        <w:spacing w:before="240" w:after="60" w:line="280" w:lineRule="atLeast"/>
        <w:ind w:left="2608"/>
      </w:pPr>
      <w:r>
        <w:rPr>
          <w:b/>
          <w:bCs/>
          <w:sz w:val="24"/>
          <w:szCs w:val="24"/>
        </w:rPr>
        <w:lastRenderedPageBreak/>
        <w:t>3. Results</w:t>
      </w:r>
    </w:p>
    <w:p w14:paraId="4D1F59E1" w14:textId="77777777" w:rsidR="0021263D" w:rsidRDefault="00000000">
      <w:pPr>
        <w:spacing w:before="60" w:after="60" w:line="280" w:lineRule="atLeast"/>
        <w:ind w:left="2608"/>
      </w:pPr>
      <w:r>
        <w:rPr>
          <w:i/>
          <w:iCs/>
        </w:rPr>
        <w:t>3.1. Macro-Financial Regime Characterization</w:t>
      </w:r>
    </w:p>
    <w:p w14:paraId="4D1F59E2" w14:textId="77777777" w:rsidR="0021263D" w:rsidRDefault="00000000">
      <w:pPr>
        <w:spacing w:line="280" w:lineRule="atLeast"/>
        <w:ind w:left="2608" w:firstLine="425"/>
        <w:jc w:val="both"/>
      </w:pPr>
      <w:r>
        <w:t>The four HMM states are ordered by ascending mean implied volatility z-score (z-VIX), yielding an economically intuitive volatility ladder: State 0 (Low-vol / Subdued) to State 3 (Elevated-risk / Stress). Figure 2 displays the mean 52-week z-scores of the four key macro-financial features across states; Table 2 provides full descriptive statistics. The state characteristics are consistent with recognizable European macro-financial episodes: State 1 (Risk-on / Expansion) captures broad growth phases, while State 3 identifies the Global Financial Crisis of 2008 to 2009, the European sovereign crisis of 2011 to 2012, and the COVID-19 crash of March 2020. These labels are interpretive, not model constraints; portfolio construction uses exclusively out-of-sample walk-forward labels (Figure 3).</w:t>
      </w:r>
    </w:p>
    <w:p w14:paraId="4D1F59E3" w14:textId="77777777" w:rsidR="0021263D" w:rsidRDefault="00000000">
      <w:pPr>
        <w:keepNext/>
        <w:spacing w:before="240" w:after="120" w:line="280" w:lineRule="atLeast"/>
        <w:ind w:left="2608"/>
        <w:jc w:val="both"/>
      </w:pPr>
      <w:r>
        <w:rPr>
          <w:sz w:val="18"/>
          <w:szCs w:val="18"/>
        </w:rPr>
        <w:t>Table 2. HMM Market-State Characteristics</w:t>
      </w:r>
    </w:p>
    <w:p w14:paraId="4D1F59E4" w14:textId="77777777" w:rsidR="0021263D" w:rsidRDefault="00000000">
      <w:pPr>
        <w:keepNext/>
        <w:spacing w:after="60" w:line="260" w:lineRule="atLeast"/>
        <w:ind w:left="2608"/>
        <w:jc w:val="both"/>
      </w:pPr>
      <w:r>
        <w:rPr>
          <w:sz w:val="16"/>
          <w:szCs w:val="16"/>
        </w:rPr>
        <w:t>Four-state Gaussian HMM estimated on eight macro-financial z-score features (full-sample descriptive; portfolio construction uses strictly out-of-sample walk-forward labels). States ordered by ascending mean z52_VIX. Freq = share of weekly observations. Avg Dur = average episode duration (weeks). ESI = Economic Sentiment Indicator; Spread = average ES/PT/IT peripheral spread to Germany. HMM: Hidden Markov Model; VIX: CBOE Volatility Index.</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2628"/>
        <w:gridCol w:w="956"/>
        <w:gridCol w:w="1075"/>
        <w:gridCol w:w="1075"/>
        <w:gridCol w:w="1075"/>
        <w:gridCol w:w="1075"/>
        <w:gridCol w:w="908"/>
      </w:tblGrid>
      <w:tr w:rsidR="0021263D" w14:paraId="4D1F59ED" w14:textId="77777777">
        <w:tblPrEx>
          <w:tblCellMar>
            <w:top w:w="0" w:type="dxa"/>
            <w:bottom w:w="0" w:type="dxa"/>
          </w:tblCellMar>
        </w:tblPrEx>
        <w:trPr>
          <w:tblHeader/>
        </w:trPr>
        <w:tc>
          <w:tcPr>
            <w:tcW w:w="14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5" w14:textId="77777777" w:rsidR="0021263D" w:rsidRDefault="00000000">
            <w:r>
              <w:rPr>
                <w:b/>
                <w:bCs/>
              </w:rPr>
              <w:t>State</w:t>
            </w:r>
          </w:p>
        </w:tc>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6" w14:textId="77777777" w:rsidR="0021263D" w:rsidRDefault="00000000">
            <w:r>
              <w:rPr>
                <w:b/>
                <w:bCs/>
              </w:rPr>
              <w:t>Label</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7" w14:textId="77777777" w:rsidR="0021263D" w:rsidRDefault="00000000">
            <w:pPr>
              <w:jc w:val="right"/>
            </w:pPr>
            <w:r>
              <w:rPr>
                <w:b/>
                <w:bCs/>
              </w:rPr>
              <w:t>Freq%</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8" w14:textId="77777777" w:rsidR="0021263D" w:rsidRDefault="00000000">
            <w:pPr>
              <w:jc w:val="right"/>
            </w:pPr>
            <w:r>
              <w:rPr>
                <w:b/>
                <w:bCs/>
              </w:rPr>
              <w:t>Avg Dur(w)</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9" w14:textId="77777777" w:rsidR="0021263D" w:rsidRDefault="00000000">
            <w:pPr>
              <w:jc w:val="right"/>
            </w:pPr>
            <w:r>
              <w:rPr>
                <w:b/>
                <w:bCs/>
              </w:rPr>
              <w:t>z52 VIX</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A" w14:textId="77777777" w:rsidR="0021263D" w:rsidRDefault="00000000">
            <w:pPr>
              <w:jc w:val="right"/>
            </w:pPr>
            <w:r>
              <w:rPr>
                <w:b/>
                <w:bCs/>
              </w:rPr>
              <w:t>z52 ESI</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B" w14:textId="77777777" w:rsidR="0021263D" w:rsidRDefault="00000000">
            <w:pPr>
              <w:jc w:val="right"/>
            </w:pPr>
            <w:r>
              <w:rPr>
                <w:b/>
                <w:bCs/>
              </w:rPr>
              <w:t>z52 Spread</w:t>
            </w:r>
          </w:p>
        </w:tc>
        <w:tc>
          <w:tcPr>
            <w:tcW w:w="7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9EC" w14:textId="77777777" w:rsidR="0021263D" w:rsidRDefault="00000000">
            <w:pPr>
              <w:jc w:val="right"/>
            </w:pPr>
            <w:r>
              <w:rPr>
                <w:b/>
                <w:bCs/>
              </w:rPr>
              <w:t>z52 Slope</w:t>
            </w:r>
          </w:p>
        </w:tc>
      </w:tr>
      <w:tr w:rsidR="0021263D" w14:paraId="4D1F59F6"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4D1F59EE" w14:textId="77777777" w:rsidR="0021263D" w:rsidRDefault="00000000">
            <w:r>
              <w:t>0</w:t>
            </w:r>
          </w:p>
        </w:tc>
        <w:tc>
          <w:tcPr>
            <w:tcW w:w="2200" w:type="dxa"/>
            <w:tcBorders>
              <w:top w:val="nil"/>
              <w:left w:val="nil"/>
              <w:bottom w:val="nil"/>
              <w:right w:val="nil"/>
            </w:tcBorders>
            <w:tcMar>
              <w:top w:w="60" w:type="dxa"/>
              <w:left w:w="80" w:type="dxa"/>
              <w:bottom w:w="60" w:type="dxa"/>
              <w:right w:w="80" w:type="dxa"/>
            </w:tcMar>
            <w:vAlign w:val="center"/>
          </w:tcPr>
          <w:p w14:paraId="4D1F59EF" w14:textId="77777777" w:rsidR="0021263D" w:rsidRDefault="00000000">
            <w:r>
              <w:t>Low-vol / Subdued</w:t>
            </w:r>
          </w:p>
        </w:tc>
        <w:tc>
          <w:tcPr>
            <w:tcW w:w="800" w:type="dxa"/>
            <w:tcBorders>
              <w:top w:val="nil"/>
              <w:left w:val="nil"/>
              <w:bottom w:val="nil"/>
              <w:right w:val="nil"/>
            </w:tcBorders>
            <w:tcMar>
              <w:top w:w="60" w:type="dxa"/>
              <w:left w:w="80" w:type="dxa"/>
              <w:bottom w:w="60" w:type="dxa"/>
              <w:right w:w="80" w:type="dxa"/>
            </w:tcMar>
            <w:vAlign w:val="center"/>
          </w:tcPr>
          <w:p w14:paraId="4D1F59F0" w14:textId="77777777" w:rsidR="0021263D" w:rsidRDefault="00000000">
            <w:pPr>
              <w:jc w:val="right"/>
            </w:pPr>
            <w:r>
              <w:t>24.8</w:t>
            </w:r>
          </w:p>
        </w:tc>
        <w:tc>
          <w:tcPr>
            <w:tcW w:w="900" w:type="dxa"/>
            <w:tcBorders>
              <w:top w:val="nil"/>
              <w:left w:val="nil"/>
              <w:bottom w:val="nil"/>
              <w:right w:val="nil"/>
            </w:tcBorders>
            <w:tcMar>
              <w:top w:w="60" w:type="dxa"/>
              <w:left w:w="80" w:type="dxa"/>
              <w:bottom w:w="60" w:type="dxa"/>
              <w:right w:w="80" w:type="dxa"/>
            </w:tcMar>
            <w:vAlign w:val="center"/>
          </w:tcPr>
          <w:p w14:paraId="4D1F59F1" w14:textId="77777777" w:rsidR="0021263D" w:rsidRDefault="00000000">
            <w:pPr>
              <w:jc w:val="right"/>
            </w:pPr>
            <w:r>
              <w:t>13.3</w:t>
            </w:r>
          </w:p>
        </w:tc>
        <w:tc>
          <w:tcPr>
            <w:tcW w:w="900" w:type="dxa"/>
            <w:tcBorders>
              <w:top w:val="nil"/>
              <w:left w:val="nil"/>
              <w:bottom w:val="nil"/>
              <w:right w:val="nil"/>
            </w:tcBorders>
            <w:tcMar>
              <w:top w:w="60" w:type="dxa"/>
              <w:left w:w="80" w:type="dxa"/>
              <w:bottom w:w="60" w:type="dxa"/>
              <w:right w:w="80" w:type="dxa"/>
            </w:tcMar>
            <w:vAlign w:val="center"/>
          </w:tcPr>
          <w:p w14:paraId="4D1F59F2" w14:textId="77777777" w:rsidR="0021263D" w:rsidRDefault="00000000">
            <w:pPr>
              <w:jc w:val="right"/>
            </w:pPr>
            <w:r>
              <w:t>-0.96</w:t>
            </w:r>
          </w:p>
        </w:tc>
        <w:tc>
          <w:tcPr>
            <w:tcW w:w="900" w:type="dxa"/>
            <w:tcBorders>
              <w:top w:val="nil"/>
              <w:left w:val="nil"/>
              <w:bottom w:val="nil"/>
              <w:right w:val="nil"/>
            </w:tcBorders>
            <w:tcMar>
              <w:top w:w="60" w:type="dxa"/>
              <w:left w:w="80" w:type="dxa"/>
              <w:bottom w:w="60" w:type="dxa"/>
              <w:right w:w="80" w:type="dxa"/>
            </w:tcMar>
            <w:vAlign w:val="center"/>
          </w:tcPr>
          <w:p w14:paraId="4D1F59F3" w14:textId="77777777" w:rsidR="0021263D" w:rsidRDefault="00000000">
            <w:pPr>
              <w:jc w:val="right"/>
            </w:pPr>
            <w:r>
              <w:t>-0.33</w:t>
            </w:r>
          </w:p>
        </w:tc>
        <w:tc>
          <w:tcPr>
            <w:tcW w:w="900" w:type="dxa"/>
            <w:tcBorders>
              <w:top w:val="nil"/>
              <w:left w:val="nil"/>
              <w:bottom w:val="nil"/>
              <w:right w:val="nil"/>
            </w:tcBorders>
            <w:tcMar>
              <w:top w:w="60" w:type="dxa"/>
              <w:left w:w="80" w:type="dxa"/>
              <w:bottom w:w="60" w:type="dxa"/>
              <w:right w:w="80" w:type="dxa"/>
            </w:tcMar>
            <w:vAlign w:val="center"/>
          </w:tcPr>
          <w:p w14:paraId="4D1F59F4" w14:textId="77777777" w:rsidR="0021263D" w:rsidRDefault="00000000">
            <w:pPr>
              <w:jc w:val="right"/>
            </w:pPr>
            <w:r>
              <w:t>-0.31</w:t>
            </w:r>
          </w:p>
        </w:tc>
        <w:tc>
          <w:tcPr>
            <w:tcW w:w="760" w:type="dxa"/>
            <w:tcBorders>
              <w:top w:val="nil"/>
              <w:left w:val="nil"/>
              <w:bottom w:val="nil"/>
              <w:right w:val="nil"/>
            </w:tcBorders>
            <w:tcMar>
              <w:top w:w="60" w:type="dxa"/>
              <w:left w:w="80" w:type="dxa"/>
              <w:bottom w:w="60" w:type="dxa"/>
              <w:right w:w="80" w:type="dxa"/>
            </w:tcMar>
            <w:vAlign w:val="center"/>
          </w:tcPr>
          <w:p w14:paraId="4D1F59F5" w14:textId="77777777" w:rsidR="0021263D" w:rsidRDefault="00000000">
            <w:pPr>
              <w:jc w:val="right"/>
            </w:pPr>
            <w:r>
              <w:t>-1.31</w:t>
            </w:r>
          </w:p>
        </w:tc>
      </w:tr>
      <w:tr w:rsidR="0021263D" w14:paraId="4D1F59FF"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4D1F59F7" w14:textId="77777777" w:rsidR="0021263D" w:rsidRDefault="00000000">
            <w:r>
              <w:t>1</w:t>
            </w:r>
          </w:p>
        </w:tc>
        <w:tc>
          <w:tcPr>
            <w:tcW w:w="2200" w:type="dxa"/>
            <w:tcBorders>
              <w:top w:val="nil"/>
              <w:left w:val="nil"/>
              <w:bottom w:val="nil"/>
              <w:right w:val="nil"/>
            </w:tcBorders>
            <w:tcMar>
              <w:top w:w="60" w:type="dxa"/>
              <w:left w:w="80" w:type="dxa"/>
              <w:bottom w:w="60" w:type="dxa"/>
              <w:right w:w="80" w:type="dxa"/>
            </w:tcMar>
            <w:vAlign w:val="center"/>
          </w:tcPr>
          <w:p w14:paraId="4D1F59F8" w14:textId="77777777" w:rsidR="0021263D" w:rsidRDefault="00000000">
            <w:r>
              <w:t>Risk-on / Expansion</w:t>
            </w:r>
          </w:p>
        </w:tc>
        <w:tc>
          <w:tcPr>
            <w:tcW w:w="800" w:type="dxa"/>
            <w:tcBorders>
              <w:top w:val="nil"/>
              <w:left w:val="nil"/>
              <w:bottom w:val="nil"/>
              <w:right w:val="nil"/>
            </w:tcBorders>
            <w:tcMar>
              <w:top w:w="60" w:type="dxa"/>
              <w:left w:w="80" w:type="dxa"/>
              <w:bottom w:w="60" w:type="dxa"/>
              <w:right w:w="80" w:type="dxa"/>
            </w:tcMar>
            <w:vAlign w:val="center"/>
          </w:tcPr>
          <w:p w14:paraId="4D1F59F9" w14:textId="77777777" w:rsidR="0021263D" w:rsidRDefault="00000000">
            <w:pPr>
              <w:jc w:val="right"/>
            </w:pPr>
            <w:r>
              <w:t>28.5</w:t>
            </w:r>
          </w:p>
        </w:tc>
        <w:tc>
          <w:tcPr>
            <w:tcW w:w="900" w:type="dxa"/>
            <w:tcBorders>
              <w:top w:val="nil"/>
              <w:left w:val="nil"/>
              <w:bottom w:val="nil"/>
              <w:right w:val="nil"/>
            </w:tcBorders>
            <w:tcMar>
              <w:top w:w="60" w:type="dxa"/>
              <w:left w:w="80" w:type="dxa"/>
              <w:bottom w:w="60" w:type="dxa"/>
              <w:right w:w="80" w:type="dxa"/>
            </w:tcMar>
            <w:vAlign w:val="center"/>
          </w:tcPr>
          <w:p w14:paraId="4D1F59FA" w14:textId="77777777" w:rsidR="0021263D" w:rsidRDefault="00000000">
            <w:pPr>
              <w:jc w:val="right"/>
            </w:pPr>
            <w:r>
              <w:t>18.8</w:t>
            </w:r>
          </w:p>
        </w:tc>
        <w:tc>
          <w:tcPr>
            <w:tcW w:w="900" w:type="dxa"/>
            <w:tcBorders>
              <w:top w:val="nil"/>
              <w:left w:val="nil"/>
              <w:bottom w:val="nil"/>
              <w:right w:val="nil"/>
            </w:tcBorders>
            <w:tcMar>
              <w:top w:w="60" w:type="dxa"/>
              <w:left w:w="80" w:type="dxa"/>
              <w:bottom w:w="60" w:type="dxa"/>
              <w:right w:w="80" w:type="dxa"/>
            </w:tcMar>
            <w:vAlign w:val="center"/>
          </w:tcPr>
          <w:p w14:paraId="4D1F59FB" w14:textId="77777777" w:rsidR="0021263D" w:rsidRDefault="00000000">
            <w:pPr>
              <w:jc w:val="right"/>
            </w:pPr>
            <w:r>
              <w:t>-0.59</w:t>
            </w:r>
          </w:p>
        </w:tc>
        <w:tc>
          <w:tcPr>
            <w:tcW w:w="900" w:type="dxa"/>
            <w:tcBorders>
              <w:top w:val="nil"/>
              <w:left w:val="nil"/>
              <w:bottom w:val="nil"/>
              <w:right w:val="nil"/>
            </w:tcBorders>
            <w:tcMar>
              <w:top w:w="60" w:type="dxa"/>
              <w:left w:w="80" w:type="dxa"/>
              <w:bottom w:w="60" w:type="dxa"/>
              <w:right w:w="80" w:type="dxa"/>
            </w:tcMar>
            <w:vAlign w:val="center"/>
          </w:tcPr>
          <w:p w14:paraId="4D1F59FC" w14:textId="77777777" w:rsidR="0021263D" w:rsidRDefault="00000000">
            <w:pPr>
              <w:jc w:val="right"/>
            </w:pPr>
            <w:r>
              <w:t>+1.49</w:t>
            </w:r>
          </w:p>
        </w:tc>
        <w:tc>
          <w:tcPr>
            <w:tcW w:w="900" w:type="dxa"/>
            <w:tcBorders>
              <w:top w:val="nil"/>
              <w:left w:val="nil"/>
              <w:bottom w:val="nil"/>
              <w:right w:val="nil"/>
            </w:tcBorders>
            <w:tcMar>
              <w:top w:w="60" w:type="dxa"/>
              <w:left w:w="80" w:type="dxa"/>
              <w:bottom w:w="60" w:type="dxa"/>
              <w:right w:w="80" w:type="dxa"/>
            </w:tcMar>
            <w:vAlign w:val="center"/>
          </w:tcPr>
          <w:p w14:paraId="4D1F59FD" w14:textId="77777777" w:rsidR="0021263D" w:rsidRDefault="00000000">
            <w:pPr>
              <w:jc w:val="right"/>
            </w:pPr>
            <w:r>
              <w:t>-0.57</w:t>
            </w:r>
          </w:p>
        </w:tc>
        <w:tc>
          <w:tcPr>
            <w:tcW w:w="760" w:type="dxa"/>
            <w:tcBorders>
              <w:top w:val="nil"/>
              <w:left w:val="nil"/>
              <w:bottom w:val="nil"/>
              <w:right w:val="nil"/>
            </w:tcBorders>
            <w:tcMar>
              <w:top w:w="60" w:type="dxa"/>
              <w:left w:w="80" w:type="dxa"/>
              <w:bottom w:w="60" w:type="dxa"/>
              <w:right w:w="80" w:type="dxa"/>
            </w:tcMar>
            <w:vAlign w:val="center"/>
          </w:tcPr>
          <w:p w14:paraId="4D1F59FE" w14:textId="77777777" w:rsidR="0021263D" w:rsidRDefault="00000000">
            <w:pPr>
              <w:jc w:val="right"/>
            </w:pPr>
            <w:r>
              <w:t>+0.70</w:t>
            </w:r>
          </w:p>
        </w:tc>
      </w:tr>
      <w:tr w:rsidR="0021263D" w14:paraId="4D1F5A08" w14:textId="77777777">
        <w:tblPrEx>
          <w:tblCellMar>
            <w:top w:w="0" w:type="dxa"/>
            <w:bottom w:w="0" w:type="dxa"/>
          </w:tblCellMar>
        </w:tblPrEx>
        <w:tc>
          <w:tcPr>
            <w:tcW w:w="1400" w:type="dxa"/>
            <w:tcBorders>
              <w:top w:val="nil"/>
              <w:left w:val="nil"/>
              <w:bottom w:val="nil"/>
              <w:right w:val="nil"/>
            </w:tcBorders>
            <w:tcMar>
              <w:top w:w="60" w:type="dxa"/>
              <w:left w:w="80" w:type="dxa"/>
              <w:bottom w:w="60" w:type="dxa"/>
              <w:right w:w="80" w:type="dxa"/>
            </w:tcMar>
            <w:vAlign w:val="center"/>
          </w:tcPr>
          <w:p w14:paraId="4D1F5A00" w14:textId="77777777" w:rsidR="0021263D" w:rsidRDefault="00000000">
            <w:r>
              <w:t>2</w:t>
            </w:r>
          </w:p>
        </w:tc>
        <w:tc>
          <w:tcPr>
            <w:tcW w:w="2200" w:type="dxa"/>
            <w:tcBorders>
              <w:top w:val="nil"/>
              <w:left w:val="nil"/>
              <w:bottom w:val="nil"/>
              <w:right w:val="nil"/>
            </w:tcBorders>
            <w:tcMar>
              <w:top w:w="60" w:type="dxa"/>
              <w:left w:w="80" w:type="dxa"/>
              <w:bottom w:w="60" w:type="dxa"/>
              <w:right w:w="80" w:type="dxa"/>
            </w:tcMar>
            <w:vAlign w:val="center"/>
          </w:tcPr>
          <w:p w14:paraId="4D1F5A01" w14:textId="77777777" w:rsidR="0021263D" w:rsidRDefault="00000000">
            <w:r>
              <w:t>Neutral / Moderate</w:t>
            </w:r>
          </w:p>
        </w:tc>
        <w:tc>
          <w:tcPr>
            <w:tcW w:w="800" w:type="dxa"/>
            <w:tcBorders>
              <w:top w:val="nil"/>
              <w:left w:val="nil"/>
              <w:bottom w:val="nil"/>
              <w:right w:val="nil"/>
            </w:tcBorders>
            <w:tcMar>
              <w:top w:w="60" w:type="dxa"/>
              <w:left w:w="80" w:type="dxa"/>
              <w:bottom w:w="60" w:type="dxa"/>
              <w:right w:w="80" w:type="dxa"/>
            </w:tcMar>
            <w:vAlign w:val="center"/>
          </w:tcPr>
          <w:p w14:paraId="4D1F5A02" w14:textId="77777777" w:rsidR="0021263D" w:rsidRDefault="00000000">
            <w:pPr>
              <w:jc w:val="right"/>
            </w:pPr>
            <w:r>
              <w:t>26.9</w:t>
            </w:r>
          </w:p>
        </w:tc>
        <w:tc>
          <w:tcPr>
            <w:tcW w:w="900" w:type="dxa"/>
            <w:tcBorders>
              <w:top w:val="nil"/>
              <w:left w:val="nil"/>
              <w:bottom w:val="nil"/>
              <w:right w:val="nil"/>
            </w:tcBorders>
            <w:tcMar>
              <w:top w:w="60" w:type="dxa"/>
              <w:left w:w="80" w:type="dxa"/>
              <w:bottom w:w="60" w:type="dxa"/>
              <w:right w:w="80" w:type="dxa"/>
            </w:tcMar>
            <w:vAlign w:val="center"/>
          </w:tcPr>
          <w:p w14:paraId="4D1F5A03" w14:textId="77777777" w:rsidR="0021263D" w:rsidRDefault="00000000">
            <w:pPr>
              <w:jc w:val="right"/>
            </w:pPr>
            <w:r>
              <w:t>7.9</w:t>
            </w:r>
          </w:p>
        </w:tc>
        <w:tc>
          <w:tcPr>
            <w:tcW w:w="900" w:type="dxa"/>
            <w:tcBorders>
              <w:top w:val="nil"/>
              <w:left w:val="nil"/>
              <w:bottom w:val="nil"/>
              <w:right w:val="nil"/>
            </w:tcBorders>
            <w:tcMar>
              <w:top w:w="60" w:type="dxa"/>
              <w:left w:w="80" w:type="dxa"/>
              <w:bottom w:w="60" w:type="dxa"/>
              <w:right w:w="80" w:type="dxa"/>
            </w:tcMar>
            <w:vAlign w:val="center"/>
          </w:tcPr>
          <w:p w14:paraId="4D1F5A04" w14:textId="77777777" w:rsidR="0021263D" w:rsidRDefault="00000000">
            <w:pPr>
              <w:jc w:val="right"/>
            </w:pPr>
            <w:r>
              <w:t>+0.05</w:t>
            </w:r>
          </w:p>
        </w:tc>
        <w:tc>
          <w:tcPr>
            <w:tcW w:w="900" w:type="dxa"/>
            <w:tcBorders>
              <w:top w:val="nil"/>
              <w:left w:val="nil"/>
              <w:bottom w:val="nil"/>
              <w:right w:val="nil"/>
            </w:tcBorders>
            <w:tcMar>
              <w:top w:w="60" w:type="dxa"/>
              <w:left w:w="80" w:type="dxa"/>
              <w:bottom w:w="60" w:type="dxa"/>
              <w:right w:w="80" w:type="dxa"/>
            </w:tcMar>
            <w:vAlign w:val="center"/>
          </w:tcPr>
          <w:p w14:paraId="4D1F5A05" w14:textId="77777777" w:rsidR="0021263D" w:rsidRDefault="00000000">
            <w:pPr>
              <w:jc w:val="right"/>
            </w:pPr>
            <w:r>
              <w:t>-0.73</w:t>
            </w:r>
          </w:p>
        </w:tc>
        <w:tc>
          <w:tcPr>
            <w:tcW w:w="900" w:type="dxa"/>
            <w:tcBorders>
              <w:top w:val="nil"/>
              <w:left w:val="nil"/>
              <w:bottom w:val="nil"/>
              <w:right w:val="nil"/>
            </w:tcBorders>
            <w:tcMar>
              <w:top w:w="60" w:type="dxa"/>
              <w:left w:w="80" w:type="dxa"/>
              <w:bottom w:w="60" w:type="dxa"/>
              <w:right w:w="80" w:type="dxa"/>
            </w:tcMar>
            <w:vAlign w:val="center"/>
          </w:tcPr>
          <w:p w14:paraId="4D1F5A06" w14:textId="77777777" w:rsidR="0021263D" w:rsidRDefault="00000000">
            <w:pPr>
              <w:jc w:val="right"/>
            </w:pPr>
            <w:r>
              <w:t>+0.15</w:t>
            </w:r>
          </w:p>
        </w:tc>
        <w:tc>
          <w:tcPr>
            <w:tcW w:w="760" w:type="dxa"/>
            <w:tcBorders>
              <w:top w:val="nil"/>
              <w:left w:val="nil"/>
              <w:bottom w:val="nil"/>
              <w:right w:val="nil"/>
            </w:tcBorders>
            <w:tcMar>
              <w:top w:w="60" w:type="dxa"/>
              <w:left w:w="80" w:type="dxa"/>
              <w:bottom w:w="60" w:type="dxa"/>
              <w:right w:w="80" w:type="dxa"/>
            </w:tcMar>
            <w:vAlign w:val="center"/>
          </w:tcPr>
          <w:p w14:paraId="4D1F5A07" w14:textId="77777777" w:rsidR="0021263D" w:rsidRDefault="00000000">
            <w:pPr>
              <w:jc w:val="right"/>
            </w:pPr>
            <w:r>
              <w:t>-0.36</w:t>
            </w:r>
          </w:p>
        </w:tc>
      </w:tr>
      <w:tr w:rsidR="0021263D" w14:paraId="4D1F5A11" w14:textId="77777777">
        <w:tblPrEx>
          <w:tblCellMar>
            <w:top w:w="0" w:type="dxa"/>
            <w:bottom w:w="0" w:type="dxa"/>
          </w:tblCellMar>
        </w:tblPrEx>
        <w:tc>
          <w:tcPr>
            <w:tcW w:w="14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9" w14:textId="77777777" w:rsidR="0021263D" w:rsidRDefault="00000000">
            <w:r>
              <w:t>3</w:t>
            </w:r>
          </w:p>
        </w:tc>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A" w14:textId="77777777" w:rsidR="0021263D" w:rsidRDefault="00000000">
            <w:proofErr w:type="gramStart"/>
            <w:r>
              <w:t>Elevated-risk</w:t>
            </w:r>
            <w:proofErr w:type="gramEnd"/>
            <w:r>
              <w:t xml:space="preserve"> / Stress</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B" w14:textId="77777777" w:rsidR="0021263D" w:rsidRDefault="00000000">
            <w:pPr>
              <w:jc w:val="right"/>
            </w:pPr>
            <w:r>
              <w:t>19.8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C" w14:textId="77777777" w:rsidR="0021263D" w:rsidRDefault="00000000">
            <w:pPr>
              <w:jc w:val="right"/>
            </w:pPr>
            <w:r>
              <w:t>7.2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D" w14:textId="77777777" w:rsidR="0021263D" w:rsidRDefault="00000000">
            <w:pPr>
              <w:jc w:val="right"/>
            </w:pPr>
            <w:r>
              <w:t>+1.84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E" w14:textId="77777777" w:rsidR="0021263D" w:rsidRDefault="00000000">
            <w:pPr>
              <w:jc w:val="right"/>
            </w:pPr>
            <w:r>
              <w:t>-0.74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0F" w14:textId="77777777" w:rsidR="0021263D" w:rsidRDefault="00000000">
            <w:pPr>
              <w:jc w:val="right"/>
            </w:pPr>
            <w:r>
              <w:t>+0.45</w:t>
            </w:r>
          </w:p>
        </w:tc>
        <w:tc>
          <w:tcPr>
            <w:tcW w:w="7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10" w14:textId="77777777" w:rsidR="0021263D" w:rsidRDefault="00000000">
            <w:pPr>
              <w:jc w:val="right"/>
            </w:pPr>
            <w:r>
              <w:t>+0.10</w:t>
            </w:r>
          </w:p>
        </w:tc>
      </w:tr>
    </w:tbl>
    <w:p w14:paraId="4D1F5A12" w14:textId="77777777" w:rsidR="0021263D" w:rsidRDefault="00000000">
      <w:pPr>
        <w:spacing w:before="120" w:after="240" w:line="280" w:lineRule="atLeast"/>
        <w:ind w:left="2608"/>
        <w:jc w:val="both"/>
      </w:pPr>
      <w:r>
        <w:rPr>
          <w:sz w:val="18"/>
          <w:szCs w:val="18"/>
        </w:rPr>
        <w:t xml:space="preserve">Figure 2. Mean 52-week z-scores of key macro-financial features by HMM state (full-sample descriptive). States ordered by ascending z-VIX; </w:t>
      </w:r>
      <w:proofErr w:type="spellStart"/>
      <w:r>
        <w:rPr>
          <w:sz w:val="18"/>
          <w:szCs w:val="18"/>
        </w:rPr>
        <w:t>colours</w:t>
      </w:r>
      <w:proofErr w:type="spellEnd"/>
      <w:r>
        <w:rPr>
          <w:sz w:val="18"/>
          <w:szCs w:val="18"/>
        </w:rPr>
        <w:t xml:space="preserve"> match Figure 3.</w:t>
      </w:r>
    </w:p>
    <w:p w14:paraId="4D1F5A13" w14:textId="77777777" w:rsidR="0021263D" w:rsidRDefault="00000000">
      <w:pPr>
        <w:spacing w:before="120" w:after="120"/>
      </w:pPr>
      <w:r>
        <w:rPr>
          <w:noProof/>
        </w:rPr>
        <w:drawing>
          <wp:inline distT="0" distB="0" distL="0" distR="0" wp14:anchorId="4D1F5E0F" wp14:editId="4D1F5E10">
            <wp:extent cx="6648450" cy="3019425"/>
            <wp:effectExtent l="0" t="0" r="0" b="0"/>
            <wp:docPr id="1019987678" name="Figure 2 HMM State Characteristics" descr="Figure 2 HMM State Characteristics" title="Figure 2 HMM State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648450" cy="3019425"/>
                    </a:xfrm>
                    <a:prstGeom prst="rect">
                      <a:avLst/>
                    </a:prstGeom>
                  </pic:spPr>
                </pic:pic>
              </a:graphicData>
            </a:graphic>
          </wp:inline>
        </w:drawing>
      </w:r>
    </w:p>
    <w:p w14:paraId="0F697390" w14:textId="77777777" w:rsidR="00D35B06" w:rsidRDefault="00D35B06">
      <w:pPr>
        <w:spacing w:before="120" w:after="240" w:line="280" w:lineRule="atLeast"/>
        <w:ind w:left="2608"/>
        <w:jc w:val="both"/>
        <w:rPr>
          <w:sz w:val="18"/>
          <w:szCs w:val="18"/>
        </w:rPr>
      </w:pPr>
    </w:p>
    <w:p w14:paraId="4E9EA443" w14:textId="77777777" w:rsidR="00D35B06" w:rsidRDefault="00D35B06">
      <w:pPr>
        <w:spacing w:before="120" w:after="240" w:line="280" w:lineRule="atLeast"/>
        <w:ind w:left="2608"/>
        <w:jc w:val="both"/>
        <w:rPr>
          <w:sz w:val="18"/>
          <w:szCs w:val="18"/>
        </w:rPr>
      </w:pPr>
    </w:p>
    <w:p w14:paraId="4D1F5A14" w14:textId="5B8313E2" w:rsidR="0021263D" w:rsidRDefault="00000000">
      <w:pPr>
        <w:spacing w:before="120" w:after="240" w:line="280" w:lineRule="atLeast"/>
        <w:ind w:left="2608"/>
        <w:jc w:val="both"/>
      </w:pPr>
      <w:r>
        <w:rPr>
          <w:sz w:val="18"/>
          <w:szCs w:val="18"/>
        </w:rPr>
        <w:lastRenderedPageBreak/>
        <w:t>Figure 3. Full-sample HMM regime timeline (2000 to 2026); in-sample labels for descriptive characterization only.</w:t>
      </w:r>
    </w:p>
    <w:p w14:paraId="4D1F5A15" w14:textId="77777777" w:rsidR="0021263D" w:rsidRDefault="00000000">
      <w:pPr>
        <w:spacing w:before="120" w:after="120"/>
      </w:pPr>
      <w:r>
        <w:rPr>
          <w:noProof/>
        </w:rPr>
        <w:drawing>
          <wp:inline distT="0" distB="0" distL="0" distR="0" wp14:anchorId="4D1F5E11" wp14:editId="4D1F5E12">
            <wp:extent cx="6648450" cy="4467225"/>
            <wp:effectExtent l="0" t="0" r="0" b="0"/>
            <wp:docPr id="758654097" name="Figure 3 Full-Sample Regime Timeline" descr="Figure 3 Full-Sample Regime Timeline" title="Figure 3 Full-Sample Regime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648450" cy="4467225"/>
                    </a:xfrm>
                    <a:prstGeom prst="rect">
                      <a:avLst/>
                    </a:prstGeom>
                  </pic:spPr>
                </pic:pic>
              </a:graphicData>
            </a:graphic>
          </wp:inline>
        </w:drawing>
      </w:r>
    </w:p>
    <w:p w14:paraId="4D1F5A16" w14:textId="77777777" w:rsidR="0021263D" w:rsidRDefault="00000000">
      <w:pPr>
        <w:spacing w:before="60" w:after="60" w:line="280" w:lineRule="atLeast"/>
        <w:ind w:left="2608"/>
      </w:pPr>
      <w:r>
        <w:rPr>
          <w:i/>
          <w:iCs/>
        </w:rPr>
        <w:t>3.2. Static CVaR and Naive Regime Conditioning</w:t>
      </w:r>
    </w:p>
    <w:p w14:paraId="4D1F5A17" w14:textId="77777777" w:rsidR="0021263D" w:rsidRDefault="00000000">
      <w:pPr>
        <w:spacing w:line="280" w:lineRule="atLeast"/>
        <w:ind w:left="2608" w:firstLine="425"/>
        <w:jc w:val="both"/>
      </w:pPr>
      <w:r>
        <w:t>Table 3 reports Panel A performance (1,213 weeks, 2003 to 2026). Static CVaR achieves the highest Sharpe ratio (0.513) and the lowest maximum drawdown (-39.5%) among all non-regime strategies, substantially better than the equal-weight (1/N) benchmark (DeMiguel et al., 2009) (-50.1%) and the STOXX Europe 600 single-asset benchmark (-60.2%). The risk reduction reflects the CVaR LP systematically concentrating in gold and Bloomberg Commodity (approximately 50% combined weight), which function as tail-risk dampeners in the absence of sovereign bonds. No strategy achieves a statistically significant excess-return differential over the equal-weight benchmark (HAC t-statistics below 1).</w:t>
      </w:r>
    </w:p>
    <w:p w14:paraId="4D1F5A18" w14:textId="77777777" w:rsidR="0021263D" w:rsidRDefault="00000000">
      <w:pPr>
        <w:spacing w:line="280" w:lineRule="atLeast"/>
        <w:ind w:left="2608" w:firstLine="425"/>
        <w:jc w:val="both"/>
      </w:pPr>
      <w:r>
        <w:t>Table 4 presents Panel B results (808 weeks, 2010 to 2026). Static CVaR remains the most robust benchmark with a Sharpe of 0.530. The naive Regime CVaR-A generates a gross Sharpe of only 0.365, and Weighted CVaR 0.368, both below the equal-weight benchmark (0.409). The underperformance is not attributable to poor regime detection but to the implementation friction documented in the next subsection.</w:t>
      </w:r>
    </w:p>
    <w:p w14:paraId="0C0DA356" w14:textId="77777777" w:rsidR="00D35B06" w:rsidRDefault="00D35B06">
      <w:pPr>
        <w:keepNext/>
        <w:spacing w:before="240" w:after="120" w:line="280" w:lineRule="atLeast"/>
        <w:ind w:left="2608"/>
        <w:jc w:val="both"/>
        <w:rPr>
          <w:sz w:val="18"/>
          <w:szCs w:val="18"/>
        </w:rPr>
      </w:pPr>
    </w:p>
    <w:p w14:paraId="6702C3A6" w14:textId="77777777" w:rsidR="00D35B06" w:rsidRDefault="00D35B06">
      <w:pPr>
        <w:keepNext/>
        <w:spacing w:before="240" w:after="120" w:line="280" w:lineRule="atLeast"/>
        <w:ind w:left="2608"/>
        <w:jc w:val="both"/>
        <w:rPr>
          <w:sz w:val="18"/>
          <w:szCs w:val="18"/>
        </w:rPr>
      </w:pPr>
    </w:p>
    <w:p w14:paraId="7C6ABFBF" w14:textId="77777777" w:rsidR="00D35B06" w:rsidRDefault="00D35B06">
      <w:pPr>
        <w:keepNext/>
        <w:spacing w:before="240" w:after="120" w:line="280" w:lineRule="atLeast"/>
        <w:ind w:left="2608"/>
        <w:jc w:val="both"/>
        <w:rPr>
          <w:sz w:val="18"/>
          <w:szCs w:val="18"/>
        </w:rPr>
      </w:pPr>
    </w:p>
    <w:p w14:paraId="4D1F5A19" w14:textId="7018A47A" w:rsidR="0021263D" w:rsidRDefault="00000000">
      <w:pPr>
        <w:keepNext/>
        <w:spacing w:before="240" w:after="120" w:line="280" w:lineRule="atLeast"/>
        <w:ind w:left="2608"/>
        <w:jc w:val="both"/>
      </w:pPr>
      <w:r>
        <w:rPr>
          <w:sz w:val="18"/>
          <w:szCs w:val="18"/>
        </w:rPr>
        <w:t>Table 3. Panel A Performance: Long-Horizon Evaluation, 2003 to 2026</w:t>
      </w:r>
    </w:p>
    <w:p w14:paraId="4D1F5A1A" w14:textId="77777777" w:rsidR="0021263D" w:rsidRDefault="00000000">
      <w:pPr>
        <w:keepNext/>
        <w:spacing w:after="60" w:line="260" w:lineRule="atLeast"/>
        <w:ind w:left="2608"/>
        <w:jc w:val="both"/>
      </w:pPr>
      <w:r>
        <w:rPr>
          <w:sz w:val="16"/>
          <w:szCs w:val="16"/>
        </w:rPr>
        <w:t xml:space="preserve">Weekly simple returns, 1,213 observations (10 January 2003 to 3 April 2026). Gross performance at 0 bps transaction costs. Annualization factor 52. CAGR = compound annual growth rate. Vol = annualized standard deviation. Sharpe = (mean excess weekly return / SD excess) x </w:t>
      </w:r>
      <w:proofErr w:type="gramStart"/>
      <w:r>
        <w:rPr>
          <w:sz w:val="16"/>
          <w:szCs w:val="16"/>
        </w:rPr>
        <w:t>sqrt(</w:t>
      </w:r>
      <w:proofErr w:type="gramEnd"/>
      <w:r>
        <w:rPr>
          <w:sz w:val="16"/>
          <w:szCs w:val="16"/>
        </w:rPr>
        <w:t xml:space="preserve">52) relative to EURIBOR 3M. </w:t>
      </w:r>
      <w:proofErr w:type="spellStart"/>
      <w:r>
        <w:rPr>
          <w:sz w:val="16"/>
          <w:szCs w:val="16"/>
        </w:rPr>
        <w:t>MaxDD</w:t>
      </w:r>
      <w:proofErr w:type="spellEnd"/>
      <w:r>
        <w:rPr>
          <w:sz w:val="16"/>
          <w:szCs w:val="16"/>
        </w:rPr>
        <w:t xml:space="preserve"> = maximum drawdown. CVaR 95% = average of worst 5% weekly returns. Ann. TO = annualized one-way portfolio turnover. Bootstrap 95% CI: circular block bootstrap, block = 13 weeks, 5,000 draws.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1106"/>
        <w:gridCol w:w="995"/>
        <w:gridCol w:w="995"/>
        <w:gridCol w:w="1185"/>
        <w:gridCol w:w="1196"/>
        <w:gridCol w:w="1051"/>
        <w:gridCol w:w="1504"/>
      </w:tblGrid>
      <w:tr w:rsidR="0021263D" w14:paraId="4D1F5A23" w14:textId="77777777">
        <w:tblPrEx>
          <w:tblCellMar>
            <w:top w:w="0" w:type="dxa"/>
            <w:bottom w:w="0" w:type="dxa"/>
          </w:tblCellMar>
        </w:tblPrEx>
        <w:trPr>
          <w:tblHeader/>
        </w:trPr>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1B" w14:textId="77777777" w:rsidR="0021263D" w:rsidRDefault="00000000">
            <w:r>
              <w:rPr>
                <w:b/>
                <w:bCs/>
              </w:rPr>
              <w:t>Strategy</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1C" w14:textId="77777777" w:rsidR="0021263D" w:rsidRDefault="00000000">
            <w:pPr>
              <w:jc w:val="right"/>
            </w:pPr>
            <w:r>
              <w:rPr>
                <w:b/>
                <w:bCs/>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1D" w14:textId="77777777" w:rsidR="0021263D" w:rsidRDefault="00000000">
            <w:pPr>
              <w:jc w:val="right"/>
            </w:pPr>
            <w:r>
              <w:rPr>
                <w:b/>
                <w:bCs/>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1E" w14:textId="77777777" w:rsidR="0021263D" w:rsidRDefault="00000000">
            <w:pPr>
              <w:jc w:val="right"/>
            </w:pPr>
            <w:r>
              <w:rPr>
                <w:b/>
                <w:bCs/>
              </w:rPr>
              <w:t>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1F" w14:textId="77777777" w:rsidR="0021263D" w:rsidRDefault="00000000">
            <w:pPr>
              <w:jc w:val="right"/>
            </w:pPr>
            <w:proofErr w:type="spellStart"/>
            <w:r>
              <w:rPr>
                <w:b/>
                <w:bCs/>
              </w:rPr>
              <w:t>MaxDD</w:t>
            </w:r>
            <w:proofErr w:type="spellEnd"/>
            <w:r>
              <w:rPr>
                <w:b/>
                <w:bCs/>
              </w:rPr>
              <w:t>%</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20" w14:textId="77777777" w:rsidR="0021263D" w:rsidRDefault="00000000">
            <w:pPr>
              <w:jc w:val="right"/>
            </w:pPr>
            <w:r>
              <w:rPr>
                <w:b/>
                <w:bCs/>
              </w:rPr>
              <w:t>CVaR95%</w:t>
            </w:r>
          </w:p>
        </w:tc>
        <w:tc>
          <w:tcPr>
            <w:tcW w:w="95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21" w14:textId="77777777" w:rsidR="0021263D" w:rsidRDefault="00000000">
            <w:pPr>
              <w:jc w:val="right"/>
            </w:pPr>
            <w:r>
              <w:rPr>
                <w:b/>
                <w:bCs/>
              </w:rPr>
              <w:t>Calmar</w:t>
            </w:r>
          </w:p>
        </w:tc>
        <w:tc>
          <w:tcPr>
            <w:tcW w:w="13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22" w14:textId="77777777" w:rsidR="0021263D" w:rsidRDefault="00000000">
            <w:pPr>
              <w:jc w:val="right"/>
            </w:pPr>
            <w:r>
              <w:rPr>
                <w:b/>
                <w:bCs/>
              </w:rPr>
              <w:t>Ann.TO%</w:t>
            </w:r>
          </w:p>
        </w:tc>
      </w:tr>
      <w:tr w:rsidR="0021263D" w14:paraId="4D1F5A2C"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A24" w14:textId="77777777" w:rsidR="0021263D" w:rsidRDefault="00000000">
            <w:r>
              <w:t>Equal-Weight Risky (1/N)</w:t>
            </w:r>
          </w:p>
        </w:tc>
        <w:tc>
          <w:tcPr>
            <w:tcW w:w="1000" w:type="dxa"/>
            <w:tcBorders>
              <w:top w:val="nil"/>
              <w:left w:val="nil"/>
              <w:bottom w:val="nil"/>
              <w:right w:val="nil"/>
            </w:tcBorders>
            <w:tcMar>
              <w:top w:w="60" w:type="dxa"/>
              <w:left w:w="80" w:type="dxa"/>
              <w:bottom w:w="60" w:type="dxa"/>
              <w:right w:w="80" w:type="dxa"/>
            </w:tcMar>
            <w:vAlign w:val="center"/>
          </w:tcPr>
          <w:p w14:paraId="4D1F5A25" w14:textId="77777777" w:rsidR="0021263D" w:rsidRDefault="00000000">
            <w:pPr>
              <w:jc w:val="right"/>
            </w:pPr>
            <w:r>
              <w:t>5.89</w:t>
            </w:r>
          </w:p>
        </w:tc>
        <w:tc>
          <w:tcPr>
            <w:tcW w:w="900" w:type="dxa"/>
            <w:tcBorders>
              <w:top w:val="nil"/>
              <w:left w:val="nil"/>
              <w:bottom w:val="nil"/>
              <w:right w:val="nil"/>
            </w:tcBorders>
            <w:tcMar>
              <w:top w:w="60" w:type="dxa"/>
              <w:left w:w="80" w:type="dxa"/>
              <w:bottom w:w="60" w:type="dxa"/>
              <w:right w:w="80" w:type="dxa"/>
            </w:tcMar>
            <w:vAlign w:val="center"/>
          </w:tcPr>
          <w:p w14:paraId="4D1F5A26" w14:textId="77777777" w:rsidR="0021263D" w:rsidRDefault="00000000">
            <w:pPr>
              <w:jc w:val="right"/>
            </w:pPr>
            <w:r>
              <w:t>15.24</w:t>
            </w:r>
          </w:p>
        </w:tc>
        <w:tc>
          <w:tcPr>
            <w:tcW w:w="900" w:type="dxa"/>
            <w:tcBorders>
              <w:top w:val="nil"/>
              <w:left w:val="nil"/>
              <w:bottom w:val="nil"/>
              <w:right w:val="nil"/>
            </w:tcBorders>
            <w:tcMar>
              <w:top w:w="60" w:type="dxa"/>
              <w:left w:w="80" w:type="dxa"/>
              <w:bottom w:w="60" w:type="dxa"/>
              <w:right w:w="80" w:type="dxa"/>
            </w:tcMar>
            <w:vAlign w:val="center"/>
          </w:tcPr>
          <w:p w14:paraId="4D1F5A27" w14:textId="77777777" w:rsidR="0021263D" w:rsidRDefault="00000000">
            <w:pPr>
              <w:jc w:val="right"/>
            </w:pPr>
            <w:r>
              <w:t>0.368</w:t>
            </w:r>
          </w:p>
        </w:tc>
        <w:tc>
          <w:tcPr>
            <w:tcW w:w="900" w:type="dxa"/>
            <w:tcBorders>
              <w:top w:val="nil"/>
              <w:left w:val="nil"/>
              <w:bottom w:val="nil"/>
              <w:right w:val="nil"/>
            </w:tcBorders>
            <w:tcMar>
              <w:top w:w="60" w:type="dxa"/>
              <w:left w:w="80" w:type="dxa"/>
              <w:bottom w:w="60" w:type="dxa"/>
              <w:right w:w="80" w:type="dxa"/>
            </w:tcMar>
            <w:vAlign w:val="center"/>
          </w:tcPr>
          <w:p w14:paraId="4D1F5A28" w14:textId="77777777" w:rsidR="0021263D" w:rsidRDefault="00000000">
            <w:pPr>
              <w:jc w:val="right"/>
            </w:pPr>
            <w:r>
              <w:t>-50.1</w:t>
            </w:r>
          </w:p>
        </w:tc>
        <w:tc>
          <w:tcPr>
            <w:tcW w:w="950" w:type="dxa"/>
            <w:tcBorders>
              <w:top w:val="nil"/>
              <w:left w:val="nil"/>
              <w:bottom w:val="nil"/>
              <w:right w:val="nil"/>
            </w:tcBorders>
            <w:tcMar>
              <w:top w:w="60" w:type="dxa"/>
              <w:left w:w="80" w:type="dxa"/>
              <w:bottom w:w="60" w:type="dxa"/>
              <w:right w:w="80" w:type="dxa"/>
            </w:tcMar>
            <w:vAlign w:val="center"/>
          </w:tcPr>
          <w:p w14:paraId="4D1F5A29" w14:textId="77777777" w:rsidR="0021263D" w:rsidRDefault="00000000">
            <w:pPr>
              <w:jc w:val="right"/>
            </w:pPr>
            <w:r>
              <w:t>-5.24</w:t>
            </w:r>
          </w:p>
        </w:tc>
        <w:tc>
          <w:tcPr>
            <w:tcW w:w="950" w:type="dxa"/>
            <w:tcBorders>
              <w:top w:val="nil"/>
              <w:left w:val="nil"/>
              <w:bottom w:val="nil"/>
              <w:right w:val="nil"/>
            </w:tcBorders>
            <w:tcMar>
              <w:top w:w="60" w:type="dxa"/>
              <w:left w:w="80" w:type="dxa"/>
              <w:bottom w:w="60" w:type="dxa"/>
              <w:right w:w="80" w:type="dxa"/>
            </w:tcMar>
            <w:vAlign w:val="center"/>
          </w:tcPr>
          <w:p w14:paraId="4D1F5A2A" w14:textId="77777777" w:rsidR="0021263D" w:rsidRDefault="00000000">
            <w:pPr>
              <w:jc w:val="right"/>
            </w:pPr>
            <w:r>
              <w:t>0.118</w:t>
            </w:r>
          </w:p>
        </w:tc>
        <w:tc>
          <w:tcPr>
            <w:tcW w:w="1360" w:type="dxa"/>
            <w:tcBorders>
              <w:top w:val="nil"/>
              <w:left w:val="nil"/>
              <w:bottom w:val="nil"/>
              <w:right w:val="nil"/>
            </w:tcBorders>
            <w:tcMar>
              <w:top w:w="60" w:type="dxa"/>
              <w:left w:w="80" w:type="dxa"/>
              <w:bottom w:w="60" w:type="dxa"/>
              <w:right w:w="80" w:type="dxa"/>
            </w:tcMar>
            <w:vAlign w:val="center"/>
          </w:tcPr>
          <w:p w14:paraId="4D1F5A2B" w14:textId="77777777" w:rsidR="0021263D" w:rsidRDefault="00000000">
            <w:pPr>
              <w:jc w:val="right"/>
            </w:pPr>
            <w:r>
              <w:t>36.3</w:t>
            </w:r>
          </w:p>
        </w:tc>
      </w:tr>
      <w:tr w:rsidR="0021263D" w14:paraId="4D1F5A35"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A2D" w14:textId="77777777" w:rsidR="0021263D" w:rsidRDefault="00000000">
            <w:r>
              <w:t>STOXX Europe 600</w:t>
            </w:r>
          </w:p>
        </w:tc>
        <w:tc>
          <w:tcPr>
            <w:tcW w:w="1000" w:type="dxa"/>
            <w:tcBorders>
              <w:top w:val="nil"/>
              <w:left w:val="nil"/>
              <w:bottom w:val="nil"/>
              <w:right w:val="nil"/>
            </w:tcBorders>
            <w:tcMar>
              <w:top w:w="60" w:type="dxa"/>
              <w:left w:w="80" w:type="dxa"/>
              <w:bottom w:w="60" w:type="dxa"/>
              <w:right w:w="80" w:type="dxa"/>
            </w:tcMar>
            <w:vAlign w:val="center"/>
          </w:tcPr>
          <w:p w14:paraId="4D1F5A2E" w14:textId="77777777" w:rsidR="0021263D" w:rsidRDefault="00000000">
            <w:pPr>
              <w:jc w:val="right"/>
            </w:pPr>
            <w:r>
              <w:t>4.47</w:t>
            </w:r>
          </w:p>
        </w:tc>
        <w:tc>
          <w:tcPr>
            <w:tcW w:w="900" w:type="dxa"/>
            <w:tcBorders>
              <w:top w:val="nil"/>
              <w:left w:val="nil"/>
              <w:bottom w:val="nil"/>
              <w:right w:val="nil"/>
            </w:tcBorders>
            <w:tcMar>
              <w:top w:w="60" w:type="dxa"/>
              <w:left w:w="80" w:type="dxa"/>
              <w:bottom w:w="60" w:type="dxa"/>
              <w:right w:w="80" w:type="dxa"/>
            </w:tcMar>
            <w:vAlign w:val="center"/>
          </w:tcPr>
          <w:p w14:paraId="4D1F5A2F" w14:textId="77777777" w:rsidR="0021263D" w:rsidRDefault="00000000">
            <w:pPr>
              <w:jc w:val="right"/>
            </w:pPr>
            <w:r>
              <w:t>17.50</w:t>
            </w:r>
          </w:p>
        </w:tc>
        <w:tc>
          <w:tcPr>
            <w:tcW w:w="900" w:type="dxa"/>
            <w:tcBorders>
              <w:top w:val="nil"/>
              <w:left w:val="nil"/>
              <w:bottom w:val="nil"/>
              <w:right w:val="nil"/>
            </w:tcBorders>
            <w:tcMar>
              <w:top w:w="60" w:type="dxa"/>
              <w:left w:w="80" w:type="dxa"/>
              <w:bottom w:w="60" w:type="dxa"/>
              <w:right w:w="80" w:type="dxa"/>
            </w:tcMar>
            <w:vAlign w:val="center"/>
          </w:tcPr>
          <w:p w14:paraId="4D1F5A30" w14:textId="77777777" w:rsidR="0021263D" w:rsidRDefault="00000000">
            <w:pPr>
              <w:jc w:val="right"/>
            </w:pPr>
            <w:r>
              <w:t>0.265</w:t>
            </w:r>
          </w:p>
        </w:tc>
        <w:tc>
          <w:tcPr>
            <w:tcW w:w="900" w:type="dxa"/>
            <w:tcBorders>
              <w:top w:val="nil"/>
              <w:left w:val="nil"/>
              <w:bottom w:val="nil"/>
              <w:right w:val="nil"/>
            </w:tcBorders>
            <w:tcMar>
              <w:top w:w="60" w:type="dxa"/>
              <w:left w:w="80" w:type="dxa"/>
              <w:bottom w:w="60" w:type="dxa"/>
              <w:right w:w="80" w:type="dxa"/>
            </w:tcMar>
            <w:vAlign w:val="center"/>
          </w:tcPr>
          <w:p w14:paraId="4D1F5A31" w14:textId="77777777" w:rsidR="0021263D" w:rsidRDefault="00000000">
            <w:pPr>
              <w:jc w:val="right"/>
            </w:pPr>
            <w:r>
              <w:t>-60.2</w:t>
            </w:r>
          </w:p>
        </w:tc>
        <w:tc>
          <w:tcPr>
            <w:tcW w:w="950" w:type="dxa"/>
            <w:tcBorders>
              <w:top w:val="nil"/>
              <w:left w:val="nil"/>
              <w:bottom w:val="nil"/>
              <w:right w:val="nil"/>
            </w:tcBorders>
            <w:tcMar>
              <w:top w:w="60" w:type="dxa"/>
              <w:left w:w="80" w:type="dxa"/>
              <w:bottom w:w="60" w:type="dxa"/>
              <w:right w:w="80" w:type="dxa"/>
            </w:tcMar>
            <w:vAlign w:val="center"/>
          </w:tcPr>
          <w:p w14:paraId="4D1F5A32" w14:textId="77777777" w:rsidR="0021263D" w:rsidRDefault="00000000">
            <w:pPr>
              <w:jc w:val="right"/>
            </w:pPr>
            <w:r>
              <w:t>-5.94</w:t>
            </w:r>
          </w:p>
        </w:tc>
        <w:tc>
          <w:tcPr>
            <w:tcW w:w="950" w:type="dxa"/>
            <w:tcBorders>
              <w:top w:val="nil"/>
              <w:left w:val="nil"/>
              <w:bottom w:val="nil"/>
              <w:right w:val="nil"/>
            </w:tcBorders>
            <w:tcMar>
              <w:top w:w="60" w:type="dxa"/>
              <w:left w:w="80" w:type="dxa"/>
              <w:bottom w:w="60" w:type="dxa"/>
              <w:right w:w="80" w:type="dxa"/>
            </w:tcMar>
            <w:vAlign w:val="center"/>
          </w:tcPr>
          <w:p w14:paraId="4D1F5A33" w14:textId="77777777" w:rsidR="0021263D" w:rsidRDefault="00000000">
            <w:pPr>
              <w:jc w:val="right"/>
            </w:pPr>
            <w:r>
              <w:t>0.074</w:t>
            </w:r>
          </w:p>
        </w:tc>
        <w:tc>
          <w:tcPr>
            <w:tcW w:w="1360" w:type="dxa"/>
            <w:tcBorders>
              <w:top w:val="nil"/>
              <w:left w:val="nil"/>
              <w:bottom w:val="nil"/>
              <w:right w:val="nil"/>
            </w:tcBorders>
            <w:tcMar>
              <w:top w:w="60" w:type="dxa"/>
              <w:left w:w="80" w:type="dxa"/>
              <w:bottom w:w="60" w:type="dxa"/>
              <w:right w:w="80" w:type="dxa"/>
            </w:tcMar>
            <w:vAlign w:val="center"/>
          </w:tcPr>
          <w:p w14:paraId="4D1F5A34" w14:textId="77777777" w:rsidR="0021263D" w:rsidRDefault="00000000">
            <w:pPr>
              <w:jc w:val="right"/>
            </w:pPr>
            <w:r>
              <w:t>0.0</w:t>
            </w:r>
          </w:p>
        </w:tc>
      </w:tr>
      <w:tr w:rsidR="0021263D" w14:paraId="4D1F5A3E"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A36" w14:textId="77777777" w:rsidR="0021263D" w:rsidRDefault="00000000">
            <w:r>
              <w:rPr>
                <w:b/>
                <w:bCs/>
              </w:rPr>
              <w:t>Static CVaR</w:t>
            </w:r>
          </w:p>
        </w:tc>
        <w:tc>
          <w:tcPr>
            <w:tcW w:w="1000" w:type="dxa"/>
            <w:tcBorders>
              <w:top w:val="nil"/>
              <w:left w:val="nil"/>
              <w:bottom w:val="nil"/>
              <w:right w:val="nil"/>
            </w:tcBorders>
            <w:tcMar>
              <w:top w:w="60" w:type="dxa"/>
              <w:left w:w="80" w:type="dxa"/>
              <w:bottom w:w="60" w:type="dxa"/>
              <w:right w:w="80" w:type="dxa"/>
            </w:tcMar>
            <w:vAlign w:val="center"/>
          </w:tcPr>
          <w:p w14:paraId="4D1F5A37" w14:textId="77777777" w:rsidR="0021263D" w:rsidRDefault="00000000">
            <w:pPr>
              <w:jc w:val="right"/>
            </w:pPr>
            <w:r>
              <w:rPr>
                <w:b/>
                <w:bCs/>
              </w:rPr>
              <w:t>7.05</w:t>
            </w:r>
          </w:p>
        </w:tc>
        <w:tc>
          <w:tcPr>
            <w:tcW w:w="900" w:type="dxa"/>
            <w:tcBorders>
              <w:top w:val="nil"/>
              <w:left w:val="nil"/>
              <w:bottom w:val="nil"/>
              <w:right w:val="nil"/>
            </w:tcBorders>
            <w:tcMar>
              <w:top w:w="60" w:type="dxa"/>
              <w:left w:w="80" w:type="dxa"/>
              <w:bottom w:w="60" w:type="dxa"/>
              <w:right w:w="80" w:type="dxa"/>
            </w:tcMar>
            <w:vAlign w:val="center"/>
          </w:tcPr>
          <w:p w14:paraId="4D1F5A38" w14:textId="77777777" w:rsidR="0021263D" w:rsidRDefault="00000000">
            <w:pPr>
              <w:jc w:val="right"/>
            </w:pPr>
            <w:r>
              <w:rPr>
                <w:b/>
                <w:bCs/>
              </w:rPr>
              <w:t>12.22</w:t>
            </w:r>
          </w:p>
        </w:tc>
        <w:tc>
          <w:tcPr>
            <w:tcW w:w="900" w:type="dxa"/>
            <w:tcBorders>
              <w:top w:val="nil"/>
              <w:left w:val="nil"/>
              <w:bottom w:val="nil"/>
              <w:right w:val="nil"/>
            </w:tcBorders>
            <w:tcMar>
              <w:top w:w="60" w:type="dxa"/>
              <w:left w:w="80" w:type="dxa"/>
              <w:bottom w:w="60" w:type="dxa"/>
              <w:right w:w="80" w:type="dxa"/>
            </w:tcMar>
            <w:vAlign w:val="center"/>
          </w:tcPr>
          <w:p w14:paraId="4D1F5A39" w14:textId="77777777" w:rsidR="0021263D" w:rsidRDefault="00000000">
            <w:pPr>
              <w:jc w:val="right"/>
            </w:pPr>
            <w:r>
              <w:rPr>
                <w:b/>
                <w:bCs/>
              </w:rPr>
              <w:t>0.513</w:t>
            </w:r>
          </w:p>
        </w:tc>
        <w:tc>
          <w:tcPr>
            <w:tcW w:w="900" w:type="dxa"/>
            <w:tcBorders>
              <w:top w:val="nil"/>
              <w:left w:val="nil"/>
              <w:bottom w:val="nil"/>
              <w:right w:val="nil"/>
            </w:tcBorders>
            <w:tcMar>
              <w:top w:w="60" w:type="dxa"/>
              <w:left w:w="80" w:type="dxa"/>
              <w:bottom w:w="60" w:type="dxa"/>
              <w:right w:w="80" w:type="dxa"/>
            </w:tcMar>
            <w:vAlign w:val="center"/>
          </w:tcPr>
          <w:p w14:paraId="4D1F5A3A" w14:textId="77777777" w:rsidR="0021263D" w:rsidRDefault="00000000">
            <w:pPr>
              <w:jc w:val="right"/>
            </w:pPr>
            <w:r>
              <w:rPr>
                <w:b/>
                <w:bCs/>
              </w:rPr>
              <w:t>-39.5</w:t>
            </w:r>
          </w:p>
        </w:tc>
        <w:tc>
          <w:tcPr>
            <w:tcW w:w="950" w:type="dxa"/>
            <w:tcBorders>
              <w:top w:val="nil"/>
              <w:left w:val="nil"/>
              <w:bottom w:val="nil"/>
              <w:right w:val="nil"/>
            </w:tcBorders>
            <w:tcMar>
              <w:top w:w="60" w:type="dxa"/>
              <w:left w:w="80" w:type="dxa"/>
              <w:bottom w:w="60" w:type="dxa"/>
              <w:right w:w="80" w:type="dxa"/>
            </w:tcMar>
            <w:vAlign w:val="center"/>
          </w:tcPr>
          <w:p w14:paraId="4D1F5A3B" w14:textId="77777777" w:rsidR="0021263D" w:rsidRDefault="00000000">
            <w:pPr>
              <w:jc w:val="right"/>
            </w:pPr>
            <w:r>
              <w:rPr>
                <w:b/>
                <w:bCs/>
              </w:rPr>
              <w:t>-4.19</w:t>
            </w:r>
          </w:p>
        </w:tc>
        <w:tc>
          <w:tcPr>
            <w:tcW w:w="950" w:type="dxa"/>
            <w:tcBorders>
              <w:top w:val="nil"/>
              <w:left w:val="nil"/>
              <w:bottom w:val="nil"/>
              <w:right w:val="nil"/>
            </w:tcBorders>
            <w:tcMar>
              <w:top w:w="60" w:type="dxa"/>
              <w:left w:w="80" w:type="dxa"/>
              <w:bottom w:w="60" w:type="dxa"/>
              <w:right w:w="80" w:type="dxa"/>
            </w:tcMar>
            <w:vAlign w:val="center"/>
          </w:tcPr>
          <w:p w14:paraId="4D1F5A3C" w14:textId="77777777" w:rsidR="0021263D" w:rsidRDefault="00000000">
            <w:pPr>
              <w:jc w:val="right"/>
            </w:pPr>
            <w:r>
              <w:rPr>
                <w:b/>
                <w:bCs/>
              </w:rPr>
              <w:t>0.179</w:t>
            </w:r>
          </w:p>
        </w:tc>
        <w:tc>
          <w:tcPr>
            <w:tcW w:w="1360" w:type="dxa"/>
            <w:tcBorders>
              <w:top w:val="nil"/>
              <w:left w:val="nil"/>
              <w:bottom w:val="nil"/>
              <w:right w:val="nil"/>
            </w:tcBorders>
            <w:tcMar>
              <w:top w:w="60" w:type="dxa"/>
              <w:left w:w="80" w:type="dxa"/>
              <w:bottom w:w="60" w:type="dxa"/>
              <w:right w:w="80" w:type="dxa"/>
            </w:tcMar>
            <w:vAlign w:val="center"/>
          </w:tcPr>
          <w:p w14:paraId="4D1F5A3D" w14:textId="77777777" w:rsidR="0021263D" w:rsidRDefault="00000000">
            <w:pPr>
              <w:jc w:val="right"/>
            </w:pPr>
            <w:r>
              <w:rPr>
                <w:b/>
                <w:bCs/>
              </w:rPr>
              <w:t>24.9</w:t>
            </w:r>
          </w:p>
        </w:tc>
      </w:tr>
      <w:tr w:rsidR="0021263D" w14:paraId="4D1F5A47" w14:textId="77777777">
        <w:tblPrEx>
          <w:tblCellMar>
            <w:top w:w="0" w:type="dxa"/>
            <w:bottom w:w="0" w:type="dxa"/>
          </w:tblCellMar>
        </w:tblPrEx>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3F" w14:textId="77777777" w:rsidR="0021263D" w:rsidRDefault="00000000">
            <w:r>
              <w:t>Markowitz (Min-Var)</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0" w14:textId="77777777" w:rsidR="0021263D" w:rsidRDefault="00000000">
            <w:pPr>
              <w:jc w:val="right"/>
            </w:pPr>
            <w:r>
              <w:t>5.65</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1" w14:textId="77777777" w:rsidR="0021263D" w:rsidRDefault="00000000">
            <w:pPr>
              <w:jc w:val="right"/>
            </w:pPr>
            <w:r>
              <w:t>12.02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2" w14:textId="77777777" w:rsidR="0021263D" w:rsidRDefault="00000000">
            <w:pPr>
              <w:jc w:val="right"/>
            </w:pPr>
            <w:r>
              <w:t>0.409</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3" w14:textId="77777777" w:rsidR="0021263D" w:rsidRDefault="00000000">
            <w:pPr>
              <w:jc w:val="right"/>
            </w:pPr>
            <w:r>
              <w:t>-45.6</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4" w14:textId="77777777" w:rsidR="0021263D" w:rsidRDefault="00000000">
            <w:pPr>
              <w:jc w:val="right"/>
            </w:pPr>
            <w:r>
              <w:t>-4.27</w:t>
            </w:r>
          </w:p>
        </w:tc>
        <w:tc>
          <w:tcPr>
            <w:tcW w:w="95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5" w14:textId="77777777" w:rsidR="0021263D" w:rsidRDefault="00000000">
            <w:pPr>
              <w:jc w:val="right"/>
            </w:pPr>
            <w:r>
              <w:t>0.124</w:t>
            </w:r>
          </w:p>
        </w:tc>
        <w:tc>
          <w:tcPr>
            <w:tcW w:w="13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46" w14:textId="77777777" w:rsidR="0021263D" w:rsidRDefault="00000000">
            <w:pPr>
              <w:jc w:val="right"/>
            </w:pPr>
            <w:r>
              <w:t>16.8</w:t>
            </w:r>
          </w:p>
        </w:tc>
      </w:tr>
    </w:tbl>
    <w:p w14:paraId="4D1F5A48" w14:textId="77777777" w:rsidR="0021263D" w:rsidRDefault="00000000">
      <w:pPr>
        <w:keepNext/>
        <w:spacing w:before="240" w:after="120" w:line="280" w:lineRule="atLeast"/>
        <w:ind w:left="2608"/>
        <w:jc w:val="both"/>
      </w:pPr>
      <w:r>
        <w:rPr>
          <w:sz w:val="18"/>
          <w:szCs w:val="18"/>
        </w:rPr>
        <w:t>Table 4. Panel B Performance: Regime-Aware Out-of-Sample Evaluation, 2010 to 2026</w:t>
      </w:r>
    </w:p>
    <w:p w14:paraId="4D1F5A49" w14:textId="77777777" w:rsidR="0021263D" w:rsidRDefault="00000000">
      <w:pPr>
        <w:keepNext/>
        <w:spacing w:after="60" w:line="260" w:lineRule="atLeast"/>
        <w:ind w:left="2608"/>
        <w:jc w:val="both"/>
      </w:pPr>
      <w:r>
        <w:rPr>
          <w:sz w:val="16"/>
          <w:szCs w:val="16"/>
        </w:rPr>
        <w:t>Weekly simple returns, 808 observations (15 October 2010 to 3 April 2026). Gross performance at 0 bps transaction costs. HMM MIN_TRAIN_OBS = 156 weeks; all regime labels are strictly out-of-sample (walk-forward expanding window). Definitions as in Table 3. CVaR: Conditional Value-at-Risk; HMM: Hidden Markov Model.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1242"/>
        <w:gridCol w:w="1179"/>
        <w:gridCol w:w="1179"/>
        <w:gridCol w:w="1403"/>
        <w:gridCol w:w="1416"/>
        <w:gridCol w:w="1426"/>
      </w:tblGrid>
      <w:tr w:rsidR="0021263D" w14:paraId="4D1F5A51"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A" w14:textId="77777777" w:rsidR="0021263D" w:rsidRDefault="00000000">
            <w:r>
              <w:rPr>
                <w:b/>
                <w:bCs/>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B" w14:textId="77777777" w:rsidR="0021263D" w:rsidRDefault="00000000">
            <w:pPr>
              <w:jc w:val="right"/>
            </w:pPr>
            <w:r>
              <w:rPr>
                <w:b/>
                <w:bCs/>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C" w14:textId="77777777" w:rsidR="0021263D" w:rsidRDefault="00000000">
            <w:pPr>
              <w:jc w:val="right"/>
            </w:pPr>
            <w:r>
              <w:rPr>
                <w:b/>
                <w:bCs/>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D" w14:textId="77777777" w:rsidR="0021263D" w:rsidRDefault="00000000">
            <w:pPr>
              <w:jc w:val="right"/>
            </w:pPr>
            <w:r>
              <w:rPr>
                <w:b/>
                <w:bCs/>
              </w:rPr>
              <w:t>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E" w14:textId="77777777" w:rsidR="0021263D" w:rsidRDefault="00000000">
            <w:pPr>
              <w:jc w:val="right"/>
            </w:pPr>
            <w:proofErr w:type="spellStart"/>
            <w:r>
              <w:rPr>
                <w:b/>
                <w:bCs/>
              </w:rPr>
              <w:t>MaxDD</w:t>
            </w:r>
            <w:proofErr w:type="spellEnd"/>
            <w:r>
              <w:rPr>
                <w:b/>
                <w:bCs/>
              </w:rPr>
              <w:t>%</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4F" w14:textId="77777777" w:rsidR="0021263D" w:rsidRDefault="00000000">
            <w:pPr>
              <w:jc w:val="right"/>
            </w:pPr>
            <w:r>
              <w:rPr>
                <w:b/>
                <w:bCs/>
              </w:rPr>
              <w:t>CVaR95%</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50" w14:textId="77777777" w:rsidR="0021263D" w:rsidRDefault="00000000">
            <w:pPr>
              <w:jc w:val="right"/>
            </w:pPr>
            <w:r>
              <w:rPr>
                <w:b/>
                <w:bCs/>
              </w:rPr>
              <w:t>Ann.TO%</w:t>
            </w:r>
          </w:p>
        </w:tc>
      </w:tr>
      <w:tr w:rsidR="0021263D" w14:paraId="4D1F5A5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52" w14:textId="77777777" w:rsidR="0021263D" w:rsidRDefault="00000000">
            <w:r>
              <w:t>Equal-Weight Risky (1/N)</w:t>
            </w:r>
          </w:p>
        </w:tc>
        <w:tc>
          <w:tcPr>
            <w:tcW w:w="900" w:type="dxa"/>
            <w:tcBorders>
              <w:top w:val="nil"/>
              <w:left w:val="nil"/>
              <w:bottom w:val="nil"/>
              <w:right w:val="nil"/>
            </w:tcBorders>
            <w:tcMar>
              <w:top w:w="60" w:type="dxa"/>
              <w:left w:w="80" w:type="dxa"/>
              <w:bottom w:w="60" w:type="dxa"/>
              <w:right w:w="80" w:type="dxa"/>
            </w:tcMar>
            <w:vAlign w:val="center"/>
          </w:tcPr>
          <w:p w14:paraId="4D1F5A53" w14:textId="77777777" w:rsidR="0021263D" w:rsidRDefault="00000000">
            <w:pPr>
              <w:jc w:val="right"/>
            </w:pPr>
            <w:r>
              <w:t>5.65</w:t>
            </w:r>
          </w:p>
        </w:tc>
        <w:tc>
          <w:tcPr>
            <w:tcW w:w="900" w:type="dxa"/>
            <w:tcBorders>
              <w:top w:val="nil"/>
              <w:left w:val="nil"/>
              <w:bottom w:val="nil"/>
              <w:right w:val="nil"/>
            </w:tcBorders>
            <w:tcMar>
              <w:top w:w="60" w:type="dxa"/>
              <w:left w:w="80" w:type="dxa"/>
              <w:bottom w:w="60" w:type="dxa"/>
              <w:right w:w="80" w:type="dxa"/>
            </w:tcMar>
            <w:vAlign w:val="center"/>
          </w:tcPr>
          <w:p w14:paraId="4D1F5A54" w14:textId="77777777" w:rsidR="0021263D" w:rsidRDefault="00000000">
            <w:pPr>
              <w:jc w:val="right"/>
            </w:pPr>
            <w:r>
              <w:t>14.43</w:t>
            </w:r>
          </w:p>
        </w:tc>
        <w:tc>
          <w:tcPr>
            <w:tcW w:w="900" w:type="dxa"/>
            <w:tcBorders>
              <w:top w:val="nil"/>
              <w:left w:val="nil"/>
              <w:bottom w:val="nil"/>
              <w:right w:val="nil"/>
            </w:tcBorders>
            <w:tcMar>
              <w:top w:w="60" w:type="dxa"/>
              <w:left w:w="80" w:type="dxa"/>
              <w:bottom w:w="60" w:type="dxa"/>
              <w:right w:w="80" w:type="dxa"/>
            </w:tcMar>
            <w:vAlign w:val="center"/>
          </w:tcPr>
          <w:p w14:paraId="4D1F5A55" w14:textId="77777777" w:rsidR="0021263D" w:rsidRDefault="00000000">
            <w:pPr>
              <w:jc w:val="right"/>
            </w:pPr>
            <w:r>
              <w:t>0.409</w:t>
            </w:r>
          </w:p>
        </w:tc>
        <w:tc>
          <w:tcPr>
            <w:tcW w:w="900" w:type="dxa"/>
            <w:tcBorders>
              <w:top w:val="nil"/>
              <w:left w:val="nil"/>
              <w:bottom w:val="nil"/>
              <w:right w:val="nil"/>
            </w:tcBorders>
            <w:tcMar>
              <w:top w:w="60" w:type="dxa"/>
              <w:left w:w="80" w:type="dxa"/>
              <w:bottom w:w="60" w:type="dxa"/>
              <w:right w:w="80" w:type="dxa"/>
            </w:tcMar>
            <w:vAlign w:val="center"/>
          </w:tcPr>
          <w:p w14:paraId="4D1F5A56" w14:textId="77777777" w:rsidR="0021263D" w:rsidRDefault="00000000">
            <w:pPr>
              <w:jc w:val="right"/>
            </w:pPr>
            <w:r>
              <w:t>-32.8</w:t>
            </w:r>
          </w:p>
        </w:tc>
        <w:tc>
          <w:tcPr>
            <w:tcW w:w="900" w:type="dxa"/>
            <w:tcBorders>
              <w:top w:val="nil"/>
              <w:left w:val="nil"/>
              <w:bottom w:val="nil"/>
              <w:right w:val="nil"/>
            </w:tcBorders>
            <w:tcMar>
              <w:top w:w="60" w:type="dxa"/>
              <w:left w:w="80" w:type="dxa"/>
              <w:bottom w:w="60" w:type="dxa"/>
              <w:right w:w="80" w:type="dxa"/>
            </w:tcMar>
            <w:vAlign w:val="center"/>
          </w:tcPr>
          <w:p w14:paraId="4D1F5A57" w14:textId="77777777" w:rsidR="0021263D" w:rsidRDefault="00000000">
            <w:pPr>
              <w:jc w:val="right"/>
            </w:pPr>
            <w:r>
              <w:t>-4.81</w:t>
            </w:r>
          </w:p>
        </w:tc>
        <w:tc>
          <w:tcPr>
            <w:tcW w:w="960" w:type="dxa"/>
            <w:tcBorders>
              <w:top w:val="nil"/>
              <w:left w:val="nil"/>
              <w:bottom w:val="nil"/>
              <w:right w:val="nil"/>
            </w:tcBorders>
            <w:tcMar>
              <w:top w:w="60" w:type="dxa"/>
              <w:left w:w="80" w:type="dxa"/>
              <w:bottom w:w="60" w:type="dxa"/>
              <w:right w:w="80" w:type="dxa"/>
            </w:tcMar>
            <w:vAlign w:val="center"/>
          </w:tcPr>
          <w:p w14:paraId="4D1F5A58" w14:textId="77777777" w:rsidR="0021263D" w:rsidRDefault="00000000">
            <w:pPr>
              <w:jc w:val="right"/>
            </w:pPr>
            <w:r>
              <w:t>35.2</w:t>
            </w:r>
          </w:p>
        </w:tc>
      </w:tr>
      <w:tr w:rsidR="0021263D" w14:paraId="4D1F5A6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5A" w14:textId="77777777" w:rsidR="0021263D" w:rsidRDefault="00000000">
            <w:r>
              <w:t>STOXX Europe 600</w:t>
            </w:r>
          </w:p>
        </w:tc>
        <w:tc>
          <w:tcPr>
            <w:tcW w:w="900" w:type="dxa"/>
            <w:tcBorders>
              <w:top w:val="nil"/>
              <w:left w:val="nil"/>
              <w:bottom w:val="nil"/>
              <w:right w:val="nil"/>
            </w:tcBorders>
            <w:tcMar>
              <w:top w:w="60" w:type="dxa"/>
              <w:left w:w="80" w:type="dxa"/>
              <w:bottom w:w="60" w:type="dxa"/>
              <w:right w:w="80" w:type="dxa"/>
            </w:tcMar>
            <w:vAlign w:val="center"/>
          </w:tcPr>
          <w:p w14:paraId="4D1F5A5B" w14:textId="77777777" w:rsidR="0021263D" w:rsidRDefault="00000000">
            <w:pPr>
              <w:jc w:val="right"/>
            </w:pPr>
            <w:r>
              <w:t>5.28</w:t>
            </w:r>
          </w:p>
        </w:tc>
        <w:tc>
          <w:tcPr>
            <w:tcW w:w="900" w:type="dxa"/>
            <w:tcBorders>
              <w:top w:val="nil"/>
              <w:left w:val="nil"/>
              <w:bottom w:val="nil"/>
              <w:right w:val="nil"/>
            </w:tcBorders>
            <w:tcMar>
              <w:top w:w="60" w:type="dxa"/>
              <w:left w:w="80" w:type="dxa"/>
              <w:bottom w:w="60" w:type="dxa"/>
              <w:right w:w="80" w:type="dxa"/>
            </w:tcMar>
            <w:vAlign w:val="center"/>
          </w:tcPr>
          <w:p w14:paraId="4D1F5A5C" w14:textId="77777777" w:rsidR="0021263D" w:rsidRDefault="00000000">
            <w:pPr>
              <w:jc w:val="right"/>
            </w:pPr>
            <w:r>
              <w:t>15.86</w:t>
            </w:r>
          </w:p>
        </w:tc>
        <w:tc>
          <w:tcPr>
            <w:tcW w:w="900" w:type="dxa"/>
            <w:tcBorders>
              <w:top w:val="nil"/>
              <w:left w:val="nil"/>
              <w:bottom w:val="nil"/>
              <w:right w:val="nil"/>
            </w:tcBorders>
            <w:tcMar>
              <w:top w:w="60" w:type="dxa"/>
              <w:left w:w="80" w:type="dxa"/>
              <w:bottom w:w="60" w:type="dxa"/>
              <w:right w:w="80" w:type="dxa"/>
            </w:tcMar>
            <w:vAlign w:val="center"/>
          </w:tcPr>
          <w:p w14:paraId="4D1F5A5D" w14:textId="77777777" w:rsidR="0021263D" w:rsidRDefault="00000000">
            <w:pPr>
              <w:jc w:val="right"/>
            </w:pPr>
            <w:r>
              <w:t>0.363</w:t>
            </w:r>
          </w:p>
        </w:tc>
        <w:tc>
          <w:tcPr>
            <w:tcW w:w="900" w:type="dxa"/>
            <w:tcBorders>
              <w:top w:val="nil"/>
              <w:left w:val="nil"/>
              <w:bottom w:val="nil"/>
              <w:right w:val="nil"/>
            </w:tcBorders>
            <w:tcMar>
              <w:top w:w="60" w:type="dxa"/>
              <w:left w:w="80" w:type="dxa"/>
              <w:bottom w:w="60" w:type="dxa"/>
              <w:right w:w="80" w:type="dxa"/>
            </w:tcMar>
            <w:vAlign w:val="center"/>
          </w:tcPr>
          <w:p w14:paraId="4D1F5A5E" w14:textId="77777777" w:rsidR="0021263D" w:rsidRDefault="00000000">
            <w:pPr>
              <w:jc w:val="right"/>
            </w:pPr>
            <w:r>
              <w:t>-31.9</w:t>
            </w:r>
          </w:p>
        </w:tc>
        <w:tc>
          <w:tcPr>
            <w:tcW w:w="900" w:type="dxa"/>
            <w:tcBorders>
              <w:top w:val="nil"/>
              <w:left w:val="nil"/>
              <w:bottom w:val="nil"/>
              <w:right w:val="nil"/>
            </w:tcBorders>
            <w:tcMar>
              <w:top w:w="60" w:type="dxa"/>
              <w:left w:w="80" w:type="dxa"/>
              <w:bottom w:w="60" w:type="dxa"/>
              <w:right w:w="80" w:type="dxa"/>
            </w:tcMar>
            <w:vAlign w:val="center"/>
          </w:tcPr>
          <w:p w14:paraId="4D1F5A5F" w14:textId="77777777" w:rsidR="0021263D" w:rsidRDefault="00000000">
            <w:pPr>
              <w:jc w:val="right"/>
            </w:pPr>
            <w:r>
              <w:t>-5.33</w:t>
            </w:r>
          </w:p>
        </w:tc>
        <w:tc>
          <w:tcPr>
            <w:tcW w:w="960" w:type="dxa"/>
            <w:tcBorders>
              <w:top w:val="nil"/>
              <w:left w:val="nil"/>
              <w:bottom w:val="nil"/>
              <w:right w:val="nil"/>
            </w:tcBorders>
            <w:tcMar>
              <w:top w:w="60" w:type="dxa"/>
              <w:left w:w="80" w:type="dxa"/>
              <w:bottom w:w="60" w:type="dxa"/>
              <w:right w:w="80" w:type="dxa"/>
            </w:tcMar>
            <w:vAlign w:val="center"/>
          </w:tcPr>
          <w:p w14:paraId="4D1F5A60" w14:textId="77777777" w:rsidR="0021263D" w:rsidRDefault="00000000">
            <w:pPr>
              <w:jc w:val="right"/>
            </w:pPr>
            <w:r>
              <w:t>0.0</w:t>
            </w:r>
          </w:p>
        </w:tc>
      </w:tr>
      <w:tr w:rsidR="0021263D" w14:paraId="4D1F5A6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62" w14:textId="77777777" w:rsidR="0021263D" w:rsidRDefault="00000000">
            <w:r>
              <w:rPr>
                <w:b/>
                <w:bCs/>
              </w:rPr>
              <w:t>Static CVaR</w:t>
            </w:r>
          </w:p>
        </w:tc>
        <w:tc>
          <w:tcPr>
            <w:tcW w:w="900" w:type="dxa"/>
            <w:tcBorders>
              <w:top w:val="nil"/>
              <w:left w:val="nil"/>
              <w:bottom w:val="nil"/>
              <w:right w:val="nil"/>
            </w:tcBorders>
            <w:tcMar>
              <w:top w:w="60" w:type="dxa"/>
              <w:left w:w="80" w:type="dxa"/>
              <w:bottom w:w="60" w:type="dxa"/>
              <w:right w:w="80" w:type="dxa"/>
            </w:tcMar>
            <w:vAlign w:val="center"/>
          </w:tcPr>
          <w:p w14:paraId="4D1F5A63" w14:textId="77777777" w:rsidR="0021263D" w:rsidRDefault="00000000">
            <w:pPr>
              <w:jc w:val="right"/>
            </w:pPr>
            <w:r>
              <w:rPr>
                <w:b/>
                <w:bCs/>
              </w:rPr>
              <w:t>6.03</w:t>
            </w:r>
          </w:p>
        </w:tc>
        <w:tc>
          <w:tcPr>
            <w:tcW w:w="900" w:type="dxa"/>
            <w:tcBorders>
              <w:top w:val="nil"/>
              <w:left w:val="nil"/>
              <w:bottom w:val="nil"/>
              <w:right w:val="nil"/>
            </w:tcBorders>
            <w:tcMar>
              <w:top w:w="60" w:type="dxa"/>
              <w:left w:w="80" w:type="dxa"/>
              <w:bottom w:w="60" w:type="dxa"/>
              <w:right w:w="80" w:type="dxa"/>
            </w:tcMar>
            <w:vAlign w:val="center"/>
          </w:tcPr>
          <w:p w14:paraId="4D1F5A64" w14:textId="77777777" w:rsidR="0021263D" w:rsidRDefault="00000000">
            <w:pPr>
              <w:jc w:val="right"/>
            </w:pPr>
            <w:r>
              <w:rPr>
                <w:b/>
                <w:bCs/>
              </w:rPr>
              <w:t>10.97</w:t>
            </w:r>
          </w:p>
        </w:tc>
        <w:tc>
          <w:tcPr>
            <w:tcW w:w="900" w:type="dxa"/>
            <w:tcBorders>
              <w:top w:val="nil"/>
              <w:left w:val="nil"/>
              <w:bottom w:val="nil"/>
              <w:right w:val="nil"/>
            </w:tcBorders>
            <w:tcMar>
              <w:top w:w="60" w:type="dxa"/>
              <w:left w:w="80" w:type="dxa"/>
              <w:bottom w:w="60" w:type="dxa"/>
              <w:right w:w="80" w:type="dxa"/>
            </w:tcMar>
            <w:vAlign w:val="center"/>
          </w:tcPr>
          <w:p w14:paraId="4D1F5A65" w14:textId="77777777" w:rsidR="0021263D" w:rsidRDefault="00000000">
            <w:pPr>
              <w:jc w:val="right"/>
            </w:pPr>
            <w:r>
              <w:rPr>
                <w:b/>
                <w:bCs/>
              </w:rPr>
              <w:t>0.530</w:t>
            </w:r>
          </w:p>
        </w:tc>
        <w:tc>
          <w:tcPr>
            <w:tcW w:w="900" w:type="dxa"/>
            <w:tcBorders>
              <w:top w:val="nil"/>
              <w:left w:val="nil"/>
              <w:bottom w:val="nil"/>
              <w:right w:val="nil"/>
            </w:tcBorders>
            <w:tcMar>
              <w:top w:w="60" w:type="dxa"/>
              <w:left w:w="80" w:type="dxa"/>
              <w:bottom w:w="60" w:type="dxa"/>
              <w:right w:w="80" w:type="dxa"/>
            </w:tcMar>
            <w:vAlign w:val="center"/>
          </w:tcPr>
          <w:p w14:paraId="4D1F5A66" w14:textId="77777777" w:rsidR="0021263D" w:rsidRDefault="00000000">
            <w:pPr>
              <w:jc w:val="right"/>
            </w:pPr>
            <w:r>
              <w:rPr>
                <w:b/>
                <w:bCs/>
              </w:rPr>
              <w:t>-25.3</w:t>
            </w:r>
          </w:p>
        </w:tc>
        <w:tc>
          <w:tcPr>
            <w:tcW w:w="900" w:type="dxa"/>
            <w:tcBorders>
              <w:top w:val="nil"/>
              <w:left w:val="nil"/>
              <w:bottom w:val="nil"/>
              <w:right w:val="nil"/>
            </w:tcBorders>
            <w:tcMar>
              <w:top w:w="60" w:type="dxa"/>
              <w:left w:w="80" w:type="dxa"/>
              <w:bottom w:w="60" w:type="dxa"/>
              <w:right w:w="80" w:type="dxa"/>
            </w:tcMar>
            <w:vAlign w:val="center"/>
          </w:tcPr>
          <w:p w14:paraId="4D1F5A67" w14:textId="77777777" w:rsidR="0021263D" w:rsidRDefault="00000000">
            <w:pPr>
              <w:jc w:val="right"/>
            </w:pPr>
            <w:r>
              <w:rPr>
                <w:b/>
                <w:bCs/>
              </w:rPr>
              <w:t>-3.60</w:t>
            </w:r>
          </w:p>
        </w:tc>
        <w:tc>
          <w:tcPr>
            <w:tcW w:w="960" w:type="dxa"/>
            <w:tcBorders>
              <w:top w:val="nil"/>
              <w:left w:val="nil"/>
              <w:bottom w:val="nil"/>
              <w:right w:val="nil"/>
            </w:tcBorders>
            <w:tcMar>
              <w:top w:w="60" w:type="dxa"/>
              <w:left w:w="80" w:type="dxa"/>
              <w:bottom w:w="60" w:type="dxa"/>
              <w:right w:w="80" w:type="dxa"/>
            </w:tcMar>
            <w:vAlign w:val="center"/>
          </w:tcPr>
          <w:p w14:paraId="4D1F5A68" w14:textId="77777777" w:rsidR="0021263D" w:rsidRDefault="00000000">
            <w:pPr>
              <w:jc w:val="right"/>
            </w:pPr>
            <w:r>
              <w:rPr>
                <w:b/>
                <w:bCs/>
              </w:rPr>
              <w:t>21.4</w:t>
            </w:r>
          </w:p>
        </w:tc>
      </w:tr>
      <w:tr w:rsidR="0021263D" w14:paraId="4D1F5A71"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6A" w14:textId="77777777" w:rsidR="0021263D" w:rsidRDefault="00000000">
            <w:r>
              <w:t>Markowitz (Min-Var)</w:t>
            </w:r>
          </w:p>
        </w:tc>
        <w:tc>
          <w:tcPr>
            <w:tcW w:w="900" w:type="dxa"/>
            <w:tcBorders>
              <w:top w:val="nil"/>
              <w:left w:val="nil"/>
              <w:bottom w:val="nil"/>
              <w:right w:val="nil"/>
            </w:tcBorders>
            <w:tcMar>
              <w:top w:w="60" w:type="dxa"/>
              <w:left w:w="80" w:type="dxa"/>
              <w:bottom w:w="60" w:type="dxa"/>
              <w:right w:w="80" w:type="dxa"/>
            </w:tcMar>
            <w:vAlign w:val="center"/>
          </w:tcPr>
          <w:p w14:paraId="4D1F5A6B" w14:textId="77777777" w:rsidR="0021263D" w:rsidRDefault="00000000">
            <w:pPr>
              <w:jc w:val="right"/>
            </w:pPr>
            <w:r>
              <w:t>5.03</w:t>
            </w:r>
          </w:p>
        </w:tc>
        <w:tc>
          <w:tcPr>
            <w:tcW w:w="900" w:type="dxa"/>
            <w:tcBorders>
              <w:top w:val="nil"/>
              <w:left w:val="nil"/>
              <w:bottom w:val="nil"/>
              <w:right w:val="nil"/>
            </w:tcBorders>
            <w:tcMar>
              <w:top w:w="60" w:type="dxa"/>
              <w:left w:w="80" w:type="dxa"/>
              <w:bottom w:w="60" w:type="dxa"/>
              <w:right w:w="80" w:type="dxa"/>
            </w:tcMar>
            <w:vAlign w:val="center"/>
          </w:tcPr>
          <w:p w14:paraId="4D1F5A6C" w14:textId="77777777" w:rsidR="0021263D" w:rsidRDefault="00000000">
            <w:pPr>
              <w:jc w:val="right"/>
            </w:pPr>
            <w:r>
              <w:t>10.85</w:t>
            </w:r>
          </w:p>
        </w:tc>
        <w:tc>
          <w:tcPr>
            <w:tcW w:w="900" w:type="dxa"/>
            <w:tcBorders>
              <w:top w:val="nil"/>
              <w:left w:val="nil"/>
              <w:bottom w:val="nil"/>
              <w:right w:val="nil"/>
            </w:tcBorders>
            <w:tcMar>
              <w:top w:w="60" w:type="dxa"/>
              <w:left w:w="80" w:type="dxa"/>
              <w:bottom w:w="60" w:type="dxa"/>
              <w:right w:w="80" w:type="dxa"/>
            </w:tcMar>
            <w:vAlign w:val="center"/>
          </w:tcPr>
          <w:p w14:paraId="4D1F5A6D" w14:textId="77777777" w:rsidR="0021263D" w:rsidRDefault="00000000">
            <w:pPr>
              <w:jc w:val="right"/>
            </w:pPr>
            <w:r>
              <w:t>0.447</w:t>
            </w:r>
          </w:p>
        </w:tc>
        <w:tc>
          <w:tcPr>
            <w:tcW w:w="900" w:type="dxa"/>
            <w:tcBorders>
              <w:top w:val="nil"/>
              <w:left w:val="nil"/>
              <w:bottom w:val="nil"/>
              <w:right w:val="nil"/>
            </w:tcBorders>
            <w:tcMar>
              <w:top w:w="60" w:type="dxa"/>
              <w:left w:w="80" w:type="dxa"/>
              <w:bottom w:w="60" w:type="dxa"/>
              <w:right w:w="80" w:type="dxa"/>
            </w:tcMar>
            <w:vAlign w:val="center"/>
          </w:tcPr>
          <w:p w14:paraId="4D1F5A6E" w14:textId="77777777" w:rsidR="0021263D" w:rsidRDefault="00000000">
            <w:pPr>
              <w:jc w:val="right"/>
            </w:pPr>
            <w:r>
              <w:t>-24.9</w:t>
            </w:r>
          </w:p>
        </w:tc>
        <w:tc>
          <w:tcPr>
            <w:tcW w:w="900" w:type="dxa"/>
            <w:tcBorders>
              <w:top w:val="nil"/>
              <w:left w:val="nil"/>
              <w:bottom w:val="nil"/>
              <w:right w:val="nil"/>
            </w:tcBorders>
            <w:tcMar>
              <w:top w:w="60" w:type="dxa"/>
              <w:left w:w="80" w:type="dxa"/>
              <w:bottom w:w="60" w:type="dxa"/>
              <w:right w:w="80" w:type="dxa"/>
            </w:tcMar>
            <w:vAlign w:val="center"/>
          </w:tcPr>
          <w:p w14:paraId="4D1F5A6F" w14:textId="77777777" w:rsidR="0021263D" w:rsidRDefault="00000000">
            <w:pPr>
              <w:jc w:val="right"/>
            </w:pPr>
            <w:r>
              <w:t>-3.64</w:t>
            </w:r>
          </w:p>
        </w:tc>
        <w:tc>
          <w:tcPr>
            <w:tcW w:w="960" w:type="dxa"/>
            <w:tcBorders>
              <w:top w:val="nil"/>
              <w:left w:val="nil"/>
              <w:bottom w:val="nil"/>
              <w:right w:val="nil"/>
            </w:tcBorders>
            <w:tcMar>
              <w:top w:w="60" w:type="dxa"/>
              <w:left w:w="80" w:type="dxa"/>
              <w:bottom w:w="60" w:type="dxa"/>
              <w:right w:w="80" w:type="dxa"/>
            </w:tcMar>
            <w:vAlign w:val="center"/>
          </w:tcPr>
          <w:p w14:paraId="4D1F5A70" w14:textId="77777777" w:rsidR="0021263D" w:rsidRDefault="00000000">
            <w:pPr>
              <w:jc w:val="right"/>
            </w:pPr>
            <w:r>
              <w:t>12.3</w:t>
            </w:r>
          </w:p>
        </w:tc>
      </w:tr>
      <w:tr w:rsidR="0021263D" w14:paraId="4D1F5A7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72" w14:textId="77777777" w:rsidR="0021263D" w:rsidRDefault="00000000">
            <w:r>
              <w:t>Regime CVaR-A</w:t>
            </w:r>
          </w:p>
        </w:tc>
        <w:tc>
          <w:tcPr>
            <w:tcW w:w="900" w:type="dxa"/>
            <w:tcBorders>
              <w:top w:val="nil"/>
              <w:left w:val="nil"/>
              <w:bottom w:val="nil"/>
              <w:right w:val="nil"/>
            </w:tcBorders>
            <w:tcMar>
              <w:top w:w="60" w:type="dxa"/>
              <w:left w:w="80" w:type="dxa"/>
              <w:bottom w:w="60" w:type="dxa"/>
              <w:right w:w="80" w:type="dxa"/>
            </w:tcMar>
            <w:vAlign w:val="center"/>
          </w:tcPr>
          <w:p w14:paraId="4D1F5A73" w14:textId="77777777" w:rsidR="0021263D" w:rsidRDefault="00000000">
            <w:pPr>
              <w:jc w:val="right"/>
            </w:pPr>
            <w:r>
              <w:t>4.35</w:t>
            </w:r>
          </w:p>
        </w:tc>
        <w:tc>
          <w:tcPr>
            <w:tcW w:w="900" w:type="dxa"/>
            <w:tcBorders>
              <w:top w:val="nil"/>
              <w:left w:val="nil"/>
              <w:bottom w:val="nil"/>
              <w:right w:val="nil"/>
            </w:tcBorders>
            <w:tcMar>
              <w:top w:w="60" w:type="dxa"/>
              <w:left w:w="80" w:type="dxa"/>
              <w:bottom w:w="60" w:type="dxa"/>
              <w:right w:w="80" w:type="dxa"/>
            </w:tcMar>
            <w:vAlign w:val="center"/>
          </w:tcPr>
          <w:p w14:paraId="4D1F5A74" w14:textId="77777777" w:rsidR="0021263D" w:rsidRDefault="00000000">
            <w:pPr>
              <w:jc w:val="right"/>
            </w:pPr>
            <w:r>
              <w:t>11.78</w:t>
            </w:r>
          </w:p>
        </w:tc>
        <w:tc>
          <w:tcPr>
            <w:tcW w:w="900" w:type="dxa"/>
            <w:tcBorders>
              <w:top w:val="nil"/>
              <w:left w:val="nil"/>
              <w:bottom w:val="nil"/>
              <w:right w:val="nil"/>
            </w:tcBorders>
            <w:tcMar>
              <w:top w:w="60" w:type="dxa"/>
              <w:left w:w="80" w:type="dxa"/>
              <w:bottom w:w="60" w:type="dxa"/>
              <w:right w:w="80" w:type="dxa"/>
            </w:tcMar>
            <w:vAlign w:val="center"/>
          </w:tcPr>
          <w:p w14:paraId="4D1F5A75" w14:textId="77777777" w:rsidR="0021263D" w:rsidRDefault="00000000">
            <w:pPr>
              <w:jc w:val="right"/>
            </w:pPr>
            <w:r>
              <w:t>0.365</w:t>
            </w:r>
          </w:p>
        </w:tc>
        <w:tc>
          <w:tcPr>
            <w:tcW w:w="900" w:type="dxa"/>
            <w:tcBorders>
              <w:top w:val="nil"/>
              <w:left w:val="nil"/>
              <w:bottom w:val="nil"/>
              <w:right w:val="nil"/>
            </w:tcBorders>
            <w:tcMar>
              <w:top w:w="60" w:type="dxa"/>
              <w:left w:w="80" w:type="dxa"/>
              <w:bottom w:w="60" w:type="dxa"/>
              <w:right w:w="80" w:type="dxa"/>
            </w:tcMar>
            <w:vAlign w:val="center"/>
          </w:tcPr>
          <w:p w14:paraId="4D1F5A76" w14:textId="77777777" w:rsidR="0021263D" w:rsidRDefault="00000000">
            <w:pPr>
              <w:jc w:val="right"/>
            </w:pPr>
            <w:r>
              <w:t>-25.8</w:t>
            </w:r>
          </w:p>
        </w:tc>
        <w:tc>
          <w:tcPr>
            <w:tcW w:w="900" w:type="dxa"/>
            <w:tcBorders>
              <w:top w:val="nil"/>
              <w:left w:val="nil"/>
              <w:bottom w:val="nil"/>
              <w:right w:val="nil"/>
            </w:tcBorders>
            <w:tcMar>
              <w:top w:w="60" w:type="dxa"/>
              <w:left w:w="80" w:type="dxa"/>
              <w:bottom w:w="60" w:type="dxa"/>
              <w:right w:w="80" w:type="dxa"/>
            </w:tcMar>
            <w:vAlign w:val="center"/>
          </w:tcPr>
          <w:p w14:paraId="4D1F5A77" w14:textId="77777777" w:rsidR="0021263D" w:rsidRDefault="00000000">
            <w:pPr>
              <w:jc w:val="right"/>
            </w:pPr>
            <w:r>
              <w:t>-3.96</w:t>
            </w:r>
          </w:p>
        </w:tc>
        <w:tc>
          <w:tcPr>
            <w:tcW w:w="960" w:type="dxa"/>
            <w:tcBorders>
              <w:top w:val="nil"/>
              <w:left w:val="nil"/>
              <w:bottom w:val="nil"/>
              <w:right w:val="nil"/>
            </w:tcBorders>
            <w:tcMar>
              <w:top w:w="60" w:type="dxa"/>
              <w:left w:w="80" w:type="dxa"/>
              <w:bottom w:w="60" w:type="dxa"/>
              <w:right w:w="80" w:type="dxa"/>
            </w:tcMar>
            <w:vAlign w:val="center"/>
          </w:tcPr>
          <w:p w14:paraId="4D1F5A78" w14:textId="77777777" w:rsidR="0021263D" w:rsidRDefault="00000000">
            <w:pPr>
              <w:jc w:val="right"/>
            </w:pPr>
            <w:r>
              <w:t>225.8</w:t>
            </w:r>
          </w:p>
        </w:tc>
      </w:tr>
      <w:tr w:rsidR="0021263D" w14:paraId="4D1F5A81"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A" w14:textId="77777777" w:rsidR="0021263D" w:rsidRDefault="00000000">
            <w: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B" w14:textId="77777777" w:rsidR="0021263D" w:rsidRDefault="00000000">
            <w:pPr>
              <w:jc w:val="right"/>
            </w:pPr>
            <w:r>
              <w:t>4.35</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C" w14:textId="77777777" w:rsidR="0021263D" w:rsidRDefault="00000000">
            <w:pPr>
              <w:jc w:val="right"/>
            </w:pPr>
            <w:r>
              <w:t>11.62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D" w14:textId="77777777" w:rsidR="0021263D" w:rsidRDefault="00000000">
            <w:pPr>
              <w:jc w:val="right"/>
            </w:pPr>
            <w: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E" w14:textId="77777777" w:rsidR="0021263D" w:rsidRDefault="00000000">
            <w:pPr>
              <w:jc w:val="right"/>
            </w:pPr>
            <w:r>
              <w:t>-25.4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7F" w14:textId="77777777" w:rsidR="0021263D" w:rsidRDefault="00000000">
            <w:pPr>
              <w:jc w:val="right"/>
            </w:pPr>
            <w:r>
              <w:t>-3.88</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80" w14:textId="77777777" w:rsidR="0021263D" w:rsidRDefault="00000000">
            <w:pPr>
              <w:jc w:val="right"/>
            </w:pPr>
            <w:r>
              <w:t>232.5</w:t>
            </w:r>
          </w:p>
        </w:tc>
      </w:tr>
    </w:tbl>
    <w:p w14:paraId="4D1F5A82" w14:textId="77777777" w:rsidR="0021263D" w:rsidRDefault="00000000">
      <w:pPr>
        <w:spacing w:line="280" w:lineRule="atLeast"/>
        <w:ind w:left="2608" w:firstLine="425"/>
        <w:jc w:val="both"/>
      </w:pPr>
      <w:r>
        <w:t>Note on the Static CVaR Sharpe reference value: Table 4 reports Static CVaR at 0.530 gross Sharpe (808-week Panel B grid). Table 7, which reports implementation-aware experiments run on a different rebalance grid anchored from January 2000, reports Static CVaR at 0.553. The two values are both correct within their respective scopes: the 0.530 figure uses only rebalance dates that overlap with available HMM walk-forward labels (the label-intersected grid), while the 0.553 figure uses the full 2000-to-2026 rebalance grid and therefore covers a longer effective horizon. The difference of 0.023 reflects different sets of rebalance dates, not different empirical outcomes. All within-panel comparisons are internally consistent.</w:t>
      </w:r>
    </w:p>
    <w:p w14:paraId="26E8AA04" w14:textId="77777777" w:rsidR="00D35B06" w:rsidRDefault="00D35B06">
      <w:pPr>
        <w:spacing w:before="120" w:after="240" w:line="280" w:lineRule="atLeast"/>
        <w:ind w:left="2608"/>
        <w:jc w:val="both"/>
        <w:rPr>
          <w:sz w:val="18"/>
          <w:szCs w:val="18"/>
        </w:rPr>
      </w:pPr>
    </w:p>
    <w:p w14:paraId="165BEE80" w14:textId="77777777" w:rsidR="00D35B06" w:rsidRDefault="00D35B06">
      <w:pPr>
        <w:spacing w:before="120" w:after="240" w:line="280" w:lineRule="atLeast"/>
        <w:ind w:left="2608"/>
        <w:jc w:val="both"/>
        <w:rPr>
          <w:sz w:val="18"/>
          <w:szCs w:val="18"/>
        </w:rPr>
      </w:pPr>
    </w:p>
    <w:p w14:paraId="2EF4504C" w14:textId="77777777" w:rsidR="00D35B06" w:rsidRDefault="00D35B06">
      <w:pPr>
        <w:spacing w:before="120" w:after="240" w:line="280" w:lineRule="atLeast"/>
        <w:ind w:left="2608"/>
        <w:jc w:val="both"/>
        <w:rPr>
          <w:sz w:val="18"/>
          <w:szCs w:val="18"/>
        </w:rPr>
      </w:pPr>
    </w:p>
    <w:p w14:paraId="4D1F5A83" w14:textId="5FD9508E" w:rsidR="0021263D" w:rsidRDefault="00000000">
      <w:pPr>
        <w:spacing w:before="120" w:after="240" w:line="280" w:lineRule="atLeast"/>
        <w:ind w:left="2608"/>
        <w:jc w:val="both"/>
      </w:pPr>
      <w:r>
        <w:rPr>
          <w:sz w:val="18"/>
          <w:szCs w:val="18"/>
        </w:rPr>
        <w:lastRenderedPageBreak/>
        <w:t>Figure 4. Cumulative wealth of 1 EUR invested in October 2010 across all Panel B strategies at 0 bps transaction costs.</w:t>
      </w:r>
    </w:p>
    <w:p w14:paraId="4D1F5A84" w14:textId="77777777" w:rsidR="0021263D" w:rsidRDefault="00000000">
      <w:pPr>
        <w:spacing w:before="120" w:after="120"/>
      </w:pPr>
      <w:r>
        <w:rPr>
          <w:noProof/>
        </w:rPr>
        <w:drawing>
          <wp:inline distT="0" distB="0" distL="0" distR="0" wp14:anchorId="4D1F5E13" wp14:editId="4D1F5E14">
            <wp:extent cx="6648450" cy="3228975"/>
            <wp:effectExtent l="0" t="0" r="0" b="0"/>
            <wp:docPr id="1558734217" name="Figure 4 Cumulative Wealth Panel B" descr="Figure 4 Cumulative Wealth Panel B" title="Figure 4 Cumulative Wealth Pane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48450" cy="3228975"/>
                    </a:xfrm>
                    <a:prstGeom prst="rect">
                      <a:avLst/>
                    </a:prstGeom>
                  </pic:spPr>
                </pic:pic>
              </a:graphicData>
            </a:graphic>
          </wp:inline>
        </w:drawing>
      </w:r>
    </w:p>
    <w:p w14:paraId="4D1F5A85" w14:textId="77777777" w:rsidR="0021263D" w:rsidRDefault="00000000">
      <w:pPr>
        <w:spacing w:before="60" w:after="60" w:line="280" w:lineRule="atLeast"/>
        <w:ind w:left="2608"/>
      </w:pPr>
      <w:r>
        <w:rPr>
          <w:i/>
          <w:iCs/>
        </w:rPr>
        <w:t>3.3. Turnover and the Transaction-Cost Channel</w:t>
      </w:r>
    </w:p>
    <w:p w14:paraId="4D1F5A86" w14:textId="77777777" w:rsidR="0021263D" w:rsidRDefault="00000000">
      <w:pPr>
        <w:spacing w:line="280" w:lineRule="atLeast"/>
        <w:ind w:left="2608" w:firstLine="425"/>
        <w:jc w:val="both"/>
      </w:pPr>
      <w:r>
        <w:t xml:space="preserve">Table 5 reports the </w:t>
      </w:r>
      <w:proofErr w:type="gramStart"/>
      <w:r>
        <w:t>transaction-cost</w:t>
      </w:r>
      <w:proofErr w:type="gramEnd"/>
      <w:r>
        <w:t xml:space="preserve"> sensitivity of all strategies. Regime CVaR-A annual turnover is 225.8%, approximately 17.4% per four-week rebalance. Weighted CVaR is similar at 232.5%. By contrast, Static CVaR turns over only 21.4% annually. At 10 basis points of transaction cost, the net Sharpe of Regime CVaR-A falls to 0.346, and Weighted CVaR to 0.348, compared to 0.528 for Static CVaR and 0.406 for Equal-Weight. At 25 bps the regime strategies register net Sharpe ratios of 0.317 and 0.318, respectively. The performance degradation is approximately linear in </w:t>
      </w:r>
      <w:proofErr w:type="spellStart"/>
      <w:r>
        <w:t>TC_rate</w:t>
      </w:r>
      <w:proofErr w:type="spellEnd"/>
      <w:r>
        <w:t xml:space="preserve"> times the turnover differential, confirming that turnover, not scenario filtering per se, is the dominant driver of net performance differences.</w:t>
      </w:r>
    </w:p>
    <w:p w14:paraId="4D1F5A87" w14:textId="77777777" w:rsidR="0021263D" w:rsidRDefault="00000000">
      <w:pPr>
        <w:spacing w:line="280" w:lineRule="atLeast"/>
        <w:ind w:left="2608" w:firstLine="425"/>
        <w:jc w:val="both"/>
      </w:pPr>
      <w:r>
        <w:t xml:space="preserve">This tenfold turnover differential arises because each regime transition causes the CVaR LP scenario set to change discontinuously, producing abrupt portfolio reconstitution at every state switch. Table 6 confirms that </w:t>
      </w:r>
      <w:proofErr w:type="gramStart"/>
      <w:r>
        <w:t>no</w:t>
      </w:r>
      <w:proofErr w:type="gramEnd"/>
      <w:r>
        <w:t xml:space="preserve"> pairwise HAC/Newey-West test achieves conventional significance: bootstrap Sharpe confidence intervals span approximately +-0.4 units for all strategies, so that point estimate differences of 0.1 to 0.2 cannot be conclusively attributed to skill versus sampling variation over the 808-week evaluation window.</w:t>
      </w:r>
    </w:p>
    <w:p w14:paraId="76B23F68" w14:textId="77777777" w:rsidR="00D35B06" w:rsidRDefault="00D35B06">
      <w:pPr>
        <w:keepNext/>
        <w:spacing w:before="240" w:after="120" w:line="280" w:lineRule="atLeast"/>
        <w:ind w:left="2608"/>
        <w:jc w:val="both"/>
        <w:rPr>
          <w:sz w:val="18"/>
          <w:szCs w:val="18"/>
        </w:rPr>
      </w:pPr>
    </w:p>
    <w:p w14:paraId="7C90FFA8" w14:textId="77777777" w:rsidR="00D35B06" w:rsidRDefault="00D35B06">
      <w:pPr>
        <w:keepNext/>
        <w:spacing w:before="240" w:after="120" w:line="280" w:lineRule="atLeast"/>
        <w:ind w:left="2608"/>
        <w:jc w:val="both"/>
        <w:rPr>
          <w:sz w:val="18"/>
          <w:szCs w:val="18"/>
        </w:rPr>
      </w:pPr>
    </w:p>
    <w:p w14:paraId="65BFC0F4" w14:textId="77777777" w:rsidR="00D35B06" w:rsidRDefault="00D35B06">
      <w:pPr>
        <w:keepNext/>
        <w:spacing w:before="240" w:after="120" w:line="280" w:lineRule="atLeast"/>
        <w:ind w:left="2608"/>
        <w:jc w:val="both"/>
        <w:rPr>
          <w:sz w:val="18"/>
          <w:szCs w:val="18"/>
        </w:rPr>
      </w:pPr>
    </w:p>
    <w:p w14:paraId="4D1F5A88" w14:textId="11E0523E" w:rsidR="0021263D" w:rsidRDefault="00000000">
      <w:pPr>
        <w:keepNext/>
        <w:spacing w:before="240" w:after="120" w:line="280" w:lineRule="atLeast"/>
        <w:ind w:left="2608"/>
        <w:jc w:val="both"/>
      </w:pPr>
      <w:r>
        <w:rPr>
          <w:sz w:val="18"/>
          <w:szCs w:val="18"/>
        </w:rPr>
        <w:t>Table 5. Transaction-Cost Sensitivity, Panel B (Net Sharpe Ratio)</w:t>
      </w:r>
    </w:p>
    <w:p w14:paraId="4D1F5A89" w14:textId="77777777" w:rsidR="0021263D" w:rsidRDefault="00000000">
      <w:pPr>
        <w:keepNext/>
        <w:spacing w:after="60" w:line="260" w:lineRule="atLeast"/>
        <w:ind w:left="2608"/>
        <w:jc w:val="both"/>
      </w:pPr>
      <w:r>
        <w:rPr>
          <w:sz w:val="16"/>
          <w:szCs w:val="16"/>
        </w:rPr>
        <w:t>Net Sharpe ratios at four transaction-cost (TC) levels (0, 5, 10, 25 bps per one-way unit of turnover). Annual turnover reported at gross (TC = 0) level. TC is subtracted from gross weekly returns before computing Sharpe. CVaR: Conditional Value-at-Risk.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1408"/>
        <w:gridCol w:w="1408"/>
        <w:gridCol w:w="1408"/>
        <w:gridCol w:w="1408"/>
        <w:gridCol w:w="1703"/>
      </w:tblGrid>
      <w:tr w:rsidR="0021263D" w14:paraId="4D1F5A90"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A" w14:textId="77777777" w:rsidR="0021263D" w:rsidRDefault="00000000">
            <w:r>
              <w:rPr>
                <w:b/>
                <w:bCs/>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B" w14:textId="77777777" w:rsidR="0021263D" w:rsidRDefault="00000000">
            <w:pPr>
              <w:jc w:val="right"/>
            </w:pPr>
            <w:r>
              <w:rPr>
                <w:b/>
                <w:bCs/>
              </w:rPr>
              <w:t>0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C" w14:textId="77777777" w:rsidR="0021263D" w:rsidRDefault="00000000">
            <w:pPr>
              <w:jc w:val="right"/>
            </w:pPr>
            <w:r>
              <w:rPr>
                <w:b/>
                <w:bCs/>
              </w:rPr>
              <w:t>5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D" w14:textId="77777777" w:rsidR="0021263D" w:rsidRDefault="00000000">
            <w:pPr>
              <w:jc w:val="right"/>
            </w:pPr>
            <w:r>
              <w:rPr>
                <w:b/>
                <w:bCs/>
              </w:rPr>
              <w:t>10 bps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E" w14:textId="77777777" w:rsidR="0021263D" w:rsidRDefault="00000000">
            <w:pPr>
              <w:jc w:val="right"/>
            </w:pPr>
            <w:r>
              <w:rPr>
                <w:b/>
                <w:bCs/>
              </w:rPr>
              <w:t>25 bps</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8F" w14:textId="77777777" w:rsidR="0021263D" w:rsidRDefault="00000000">
            <w:pPr>
              <w:jc w:val="right"/>
            </w:pPr>
            <w:r>
              <w:rPr>
                <w:b/>
                <w:bCs/>
              </w:rPr>
              <w:t>Ann.TO%</w:t>
            </w:r>
          </w:p>
        </w:tc>
      </w:tr>
      <w:tr w:rsidR="0021263D" w14:paraId="4D1F5A97"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91" w14:textId="77777777" w:rsidR="0021263D" w:rsidRDefault="00000000">
            <w:r>
              <w:t>Equal-Weight Risky (1/N)</w:t>
            </w:r>
          </w:p>
        </w:tc>
        <w:tc>
          <w:tcPr>
            <w:tcW w:w="900" w:type="dxa"/>
            <w:tcBorders>
              <w:top w:val="nil"/>
              <w:left w:val="nil"/>
              <w:bottom w:val="nil"/>
              <w:right w:val="nil"/>
            </w:tcBorders>
            <w:tcMar>
              <w:top w:w="60" w:type="dxa"/>
              <w:left w:w="80" w:type="dxa"/>
              <w:bottom w:w="60" w:type="dxa"/>
              <w:right w:w="80" w:type="dxa"/>
            </w:tcMar>
            <w:vAlign w:val="center"/>
          </w:tcPr>
          <w:p w14:paraId="4D1F5A92" w14:textId="77777777" w:rsidR="0021263D" w:rsidRDefault="00000000">
            <w:pPr>
              <w:jc w:val="right"/>
            </w:pPr>
            <w:r>
              <w:t>0.409</w:t>
            </w:r>
          </w:p>
        </w:tc>
        <w:tc>
          <w:tcPr>
            <w:tcW w:w="900" w:type="dxa"/>
            <w:tcBorders>
              <w:top w:val="nil"/>
              <w:left w:val="nil"/>
              <w:bottom w:val="nil"/>
              <w:right w:val="nil"/>
            </w:tcBorders>
            <w:tcMar>
              <w:top w:w="60" w:type="dxa"/>
              <w:left w:w="80" w:type="dxa"/>
              <w:bottom w:w="60" w:type="dxa"/>
              <w:right w:w="80" w:type="dxa"/>
            </w:tcMar>
            <w:vAlign w:val="center"/>
          </w:tcPr>
          <w:p w14:paraId="4D1F5A93" w14:textId="77777777" w:rsidR="0021263D" w:rsidRDefault="00000000">
            <w:pPr>
              <w:jc w:val="right"/>
            </w:pPr>
            <w:r>
              <w:t>0.407</w:t>
            </w:r>
          </w:p>
        </w:tc>
        <w:tc>
          <w:tcPr>
            <w:tcW w:w="900" w:type="dxa"/>
            <w:tcBorders>
              <w:top w:val="nil"/>
              <w:left w:val="nil"/>
              <w:bottom w:val="nil"/>
              <w:right w:val="nil"/>
            </w:tcBorders>
            <w:tcMar>
              <w:top w:w="60" w:type="dxa"/>
              <w:left w:w="80" w:type="dxa"/>
              <w:bottom w:w="60" w:type="dxa"/>
              <w:right w:w="80" w:type="dxa"/>
            </w:tcMar>
            <w:vAlign w:val="center"/>
          </w:tcPr>
          <w:p w14:paraId="4D1F5A94" w14:textId="77777777" w:rsidR="0021263D" w:rsidRDefault="00000000">
            <w:pPr>
              <w:jc w:val="right"/>
            </w:pPr>
            <w:r>
              <w:t>0.406</w:t>
            </w:r>
          </w:p>
        </w:tc>
        <w:tc>
          <w:tcPr>
            <w:tcW w:w="900" w:type="dxa"/>
            <w:tcBorders>
              <w:top w:val="nil"/>
              <w:left w:val="nil"/>
              <w:bottom w:val="nil"/>
              <w:right w:val="nil"/>
            </w:tcBorders>
            <w:tcMar>
              <w:top w:w="60" w:type="dxa"/>
              <w:left w:w="80" w:type="dxa"/>
              <w:bottom w:w="60" w:type="dxa"/>
              <w:right w:w="80" w:type="dxa"/>
            </w:tcMar>
            <w:vAlign w:val="center"/>
          </w:tcPr>
          <w:p w14:paraId="4D1F5A95" w14:textId="77777777" w:rsidR="0021263D" w:rsidRDefault="00000000">
            <w:pPr>
              <w:jc w:val="right"/>
            </w:pPr>
            <w:r>
              <w:t>0.403</w:t>
            </w:r>
          </w:p>
        </w:tc>
        <w:tc>
          <w:tcPr>
            <w:tcW w:w="960" w:type="dxa"/>
            <w:tcBorders>
              <w:top w:val="nil"/>
              <w:left w:val="nil"/>
              <w:bottom w:val="nil"/>
              <w:right w:val="nil"/>
            </w:tcBorders>
            <w:tcMar>
              <w:top w:w="60" w:type="dxa"/>
              <w:left w:w="80" w:type="dxa"/>
              <w:bottom w:w="60" w:type="dxa"/>
              <w:right w:w="80" w:type="dxa"/>
            </w:tcMar>
            <w:vAlign w:val="center"/>
          </w:tcPr>
          <w:p w14:paraId="4D1F5A96" w14:textId="77777777" w:rsidR="0021263D" w:rsidRDefault="00000000">
            <w:pPr>
              <w:jc w:val="right"/>
            </w:pPr>
            <w:r>
              <w:t>35.2</w:t>
            </w:r>
          </w:p>
        </w:tc>
      </w:tr>
      <w:tr w:rsidR="0021263D" w14:paraId="4D1F5A9E"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98" w14:textId="77777777" w:rsidR="0021263D" w:rsidRDefault="00000000">
            <w:r>
              <w:t>STOXX Europe 600</w:t>
            </w:r>
          </w:p>
        </w:tc>
        <w:tc>
          <w:tcPr>
            <w:tcW w:w="900" w:type="dxa"/>
            <w:tcBorders>
              <w:top w:val="nil"/>
              <w:left w:val="nil"/>
              <w:bottom w:val="nil"/>
              <w:right w:val="nil"/>
            </w:tcBorders>
            <w:tcMar>
              <w:top w:w="60" w:type="dxa"/>
              <w:left w:w="80" w:type="dxa"/>
              <w:bottom w:w="60" w:type="dxa"/>
              <w:right w:w="80" w:type="dxa"/>
            </w:tcMar>
            <w:vAlign w:val="center"/>
          </w:tcPr>
          <w:p w14:paraId="4D1F5A99" w14:textId="77777777" w:rsidR="0021263D" w:rsidRDefault="00000000">
            <w:pPr>
              <w:jc w:val="right"/>
            </w:pPr>
            <w:r>
              <w:t>0.363</w:t>
            </w:r>
          </w:p>
        </w:tc>
        <w:tc>
          <w:tcPr>
            <w:tcW w:w="900" w:type="dxa"/>
            <w:tcBorders>
              <w:top w:val="nil"/>
              <w:left w:val="nil"/>
              <w:bottom w:val="nil"/>
              <w:right w:val="nil"/>
            </w:tcBorders>
            <w:tcMar>
              <w:top w:w="60" w:type="dxa"/>
              <w:left w:w="80" w:type="dxa"/>
              <w:bottom w:w="60" w:type="dxa"/>
              <w:right w:w="80" w:type="dxa"/>
            </w:tcMar>
            <w:vAlign w:val="center"/>
          </w:tcPr>
          <w:p w14:paraId="4D1F5A9A" w14:textId="77777777" w:rsidR="0021263D" w:rsidRDefault="00000000">
            <w:pPr>
              <w:jc w:val="right"/>
            </w:pPr>
            <w:r>
              <w:t>0.363</w:t>
            </w:r>
          </w:p>
        </w:tc>
        <w:tc>
          <w:tcPr>
            <w:tcW w:w="900" w:type="dxa"/>
            <w:tcBorders>
              <w:top w:val="nil"/>
              <w:left w:val="nil"/>
              <w:bottom w:val="nil"/>
              <w:right w:val="nil"/>
            </w:tcBorders>
            <w:tcMar>
              <w:top w:w="60" w:type="dxa"/>
              <w:left w:w="80" w:type="dxa"/>
              <w:bottom w:w="60" w:type="dxa"/>
              <w:right w:w="80" w:type="dxa"/>
            </w:tcMar>
            <w:vAlign w:val="center"/>
          </w:tcPr>
          <w:p w14:paraId="4D1F5A9B" w14:textId="77777777" w:rsidR="0021263D" w:rsidRDefault="00000000">
            <w:pPr>
              <w:jc w:val="right"/>
            </w:pPr>
            <w:r>
              <w:t>0.363</w:t>
            </w:r>
          </w:p>
        </w:tc>
        <w:tc>
          <w:tcPr>
            <w:tcW w:w="900" w:type="dxa"/>
            <w:tcBorders>
              <w:top w:val="nil"/>
              <w:left w:val="nil"/>
              <w:bottom w:val="nil"/>
              <w:right w:val="nil"/>
            </w:tcBorders>
            <w:tcMar>
              <w:top w:w="60" w:type="dxa"/>
              <w:left w:w="80" w:type="dxa"/>
              <w:bottom w:w="60" w:type="dxa"/>
              <w:right w:w="80" w:type="dxa"/>
            </w:tcMar>
            <w:vAlign w:val="center"/>
          </w:tcPr>
          <w:p w14:paraId="4D1F5A9C" w14:textId="77777777" w:rsidR="0021263D" w:rsidRDefault="00000000">
            <w:pPr>
              <w:jc w:val="right"/>
            </w:pPr>
            <w:r>
              <w:t>0.363</w:t>
            </w:r>
          </w:p>
        </w:tc>
        <w:tc>
          <w:tcPr>
            <w:tcW w:w="960" w:type="dxa"/>
            <w:tcBorders>
              <w:top w:val="nil"/>
              <w:left w:val="nil"/>
              <w:bottom w:val="nil"/>
              <w:right w:val="nil"/>
            </w:tcBorders>
            <w:tcMar>
              <w:top w:w="60" w:type="dxa"/>
              <w:left w:w="80" w:type="dxa"/>
              <w:bottom w:w="60" w:type="dxa"/>
              <w:right w:w="80" w:type="dxa"/>
            </w:tcMar>
            <w:vAlign w:val="center"/>
          </w:tcPr>
          <w:p w14:paraId="4D1F5A9D" w14:textId="77777777" w:rsidR="0021263D" w:rsidRDefault="00000000">
            <w:pPr>
              <w:jc w:val="right"/>
            </w:pPr>
            <w:r>
              <w:t>0.0</w:t>
            </w:r>
          </w:p>
        </w:tc>
      </w:tr>
      <w:tr w:rsidR="0021263D" w14:paraId="4D1F5AA5"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9F" w14:textId="77777777" w:rsidR="0021263D" w:rsidRDefault="00000000">
            <w:r>
              <w:rPr>
                <w:b/>
                <w:bCs/>
              </w:rPr>
              <w:t>Static CVaR</w:t>
            </w:r>
          </w:p>
        </w:tc>
        <w:tc>
          <w:tcPr>
            <w:tcW w:w="900" w:type="dxa"/>
            <w:tcBorders>
              <w:top w:val="nil"/>
              <w:left w:val="nil"/>
              <w:bottom w:val="nil"/>
              <w:right w:val="nil"/>
            </w:tcBorders>
            <w:tcMar>
              <w:top w:w="60" w:type="dxa"/>
              <w:left w:w="80" w:type="dxa"/>
              <w:bottom w:w="60" w:type="dxa"/>
              <w:right w:w="80" w:type="dxa"/>
            </w:tcMar>
            <w:vAlign w:val="center"/>
          </w:tcPr>
          <w:p w14:paraId="4D1F5AA0" w14:textId="77777777" w:rsidR="0021263D" w:rsidRDefault="00000000">
            <w:pPr>
              <w:jc w:val="right"/>
            </w:pPr>
            <w:r>
              <w:rPr>
                <w:b/>
                <w:bCs/>
              </w:rPr>
              <w:t>0.530</w:t>
            </w:r>
          </w:p>
        </w:tc>
        <w:tc>
          <w:tcPr>
            <w:tcW w:w="900" w:type="dxa"/>
            <w:tcBorders>
              <w:top w:val="nil"/>
              <w:left w:val="nil"/>
              <w:bottom w:val="nil"/>
              <w:right w:val="nil"/>
            </w:tcBorders>
            <w:tcMar>
              <w:top w:w="60" w:type="dxa"/>
              <w:left w:w="80" w:type="dxa"/>
              <w:bottom w:w="60" w:type="dxa"/>
              <w:right w:w="80" w:type="dxa"/>
            </w:tcMar>
            <w:vAlign w:val="center"/>
          </w:tcPr>
          <w:p w14:paraId="4D1F5AA1" w14:textId="77777777" w:rsidR="0021263D" w:rsidRDefault="00000000">
            <w:pPr>
              <w:jc w:val="right"/>
            </w:pPr>
            <w:r>
              <w:rPr>
                <w:b/>
                <w:bCs/>
              </w:rPr>
              <w:t>0.529</w:t>
            </w:r>
          </w:p>
        </w:tc>
        <w:tc>
          <w:tcPr>
            <w:tcW w:w="900" w:type="dxa"/>
            <w:tcBorders>
              <w:top w:val="nil"/>
              <w:left w:val="nil"/>
              <w:bottom w:val="nil"/>
              <w:right w:val="nil"/>
            </w:tcBorders>
            <w:tcMar>
              <w:top w:w="60" w:type="dxa"/>
              <w:left w:w="80" w:type="dxa"/>
              <w:bottom w:w="60" w:type="dxa"/>
              <w:right w:w="80" w:type="dxa"/>
            </w:tcMar>
            <w:vAlign w:val="center"/>
          </w:tcPr>
          <w:p w14:paraId="4D1F5AA2" w14:textId="77777777" w:rsidR="0021263D" w:rsidRDefault="00000000">
            <w:pPr>
              <w:jc w:val="right"/>
            </w:pPr>
            <w:r>
              <w:rPr>
                <w:b/>
                <w:bCs/>
              </w:rPr>
              <w:t>0.528</w:t>
            </w:r>
          </w:p>
        </w:tc>
        <w:tc>
          <w:tcPr>
            <w:tcW w:w="900" w:type="dxa"/>
            <w:tcBorders>
              <w:top w:val="nil"/>
              <w:left w:val="nil"/>
              <w:bottom w:val="nil"/>
              <w:right w:val="nil"/>
            </w:tcBorders>
            <w:tcMar>
              <w:top w:w="60" w:type="dxa"/>
              <w:left w:w="80" w:type="dxa"/>
              <w:bottom w:w="60" w:type="dxa"/>
              <w:right w:w="80" w:type="dxa"/>
            </w:tcMar>
            <w:vAlign w:val="center"/>
          </w:tcPr>
          <w:p w14:paraId="4D1F5AA3" w14:textId="77777777" w:rsidR="0021263D" w:rsidRDefault="00000000">
            <w:pPr>
              <w:jc w:val="right"/>
            </w:pPr>
            <w:r>
              <w:rPr>
                <w:b/>
                <w:bCs/>
              </w:rPr>
              <w:t>0.525</w:t>
            </w:r>
          </w:p>
        </w:tc>
        <w:tc>
          <w:tcPr>
            <w:tcW w:w="960" w:type="dxa"/>
            <w:tcBorders>
              <w:top w:val="nil"/>
              <w:left w:val="nil"/>
              <w:bottom w:val="nil"/>
              <w:right w:val="nil"/>
            </w:tcBorders>
            <w:tcMar>
              <w:top w:w="60" w:type="dxa"/>
              <w:left w:w="80" w:type="dxa"/>
              <w:bottom w:w="60" w:type="dxa"/>
              <w:right w:w="80" w:type="dxa"/>
            </w:tcMar>
            <w:vAlign w:val="center"/>
          </w:tcPr>
          <w:p w14:paraId="4D1F5AA4" w14:textId="77777777" w:rsidR="0021263D" w:rsidRDefault="00000000">
            <w:pPr>
              <w:jc w:val="right"/>
            </w:pPr>
            <w:r>
              <w:rPr>
                <w:b/>
                <w:bCs/>
              </w:rPr>
              <w:t>21.4</w:t>
            </w:r>
          </w:p>
        </w:tc>
      </w:tr>
      <w:tr w:rsidR="0021263D" w14:paraId="4D1F5AAC"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A6" w14:textId="77777777" w:rsidR="0021263D" w:rsidRDefault="00000000">
            <w:r>
              <w:t>Markowitz (Min-Var)</w:t>
            </w:r>
          </w:p>
        </w:tc>
        <w:tc>
          <w:tcPr>
            <w:tcW w:w="900" w:type="dxa"/>
            <w:tcBorders>
              <w:top w:val="nil"/>
              <w:left w:val="nil"/>
              <w:bottom w:val="nil"/>
              <w:right w:val="nil"/>
            </w:tcBorders>
            <w:tcMar>
              <w:top w:w="60" w:type="dxa"/>
              <w:left w:w="80" w:type="dxa"/>
              <w:bottom w:w="60" w:type="dxa"/>
              <w:right w:w="80" w:type="dxa"/>
            </w:tcMar>
            <w:vAlign w:val="center"/>
          </w:tcPr>
          <w:p w14:paraId="4D1F5AA7" w14:textId="77777777" w:rsidR="0021263D" w:rsidRDefault="00000000">
            <w:pPr>
              <w:jc w:val="right"/>
            </w:pPr>
            <w:r>
              <w:t>0.447</w:t>
            </w:r>
          </w:p>
        </w:tc>
        <w:tc>
          <w:tcPr>
            <w:tcW w:w="900" w:type="dxa"/>
            <w:tcBorders>
              <w:top w:val="nil"/>
              <w:left w:val="nil"/>
              <w:bottom w:val="nil"/>
              <w:right w:val="nil"/>
            </w:tcBorders>
            <w:tcMar>
              <w:top w:w="60" w:type="dxa"/>
              <w:left w:w="80" w:type="dxa"/>
              <w:bottom w:w="60" w:type="dxa"/>
              <w:right w:w="80" w:type="dxa"/>
            </w:tcMar>
            <w:vAlign w:val="center"/>
          </w:tcPr>
          <w:p w14:paraId="4D1F5AA8" w14:textId="77777777" w:rsidR="0021263D" w:rsidRDefault="00000000">
            <w:pPr>
              <w:jc w:val="right"/>
            </w:pPr>
            <w:r>
              <w:t>0.446</w:t>
            </w:r>
          </w:p>
        </w:tc>
        <w:tc>
          <w:tcPr>
            <w:tcW w:w="900" w:type="dxa"/>
            <w:tcBorders>
              <w:top w:val="nil"/>
              <w:left w:val="nil"/>
              <w:bottom w:val="nil"/>
              <w:right w:val="nil"/>
            </w:tcBorders>
            <w:tcMar>
              <w:top w:w="60" w:type="dxa"/>
              <w:left w:w="80" w:type="dxa"/>
              <w:bottom w:w="60" w:type="dxa"/>
              <w:right w:w="80" w:type="dxa"/>
            </w:tcMar>
            <w:vAlign w:val="center"/>
          </w:tcPr>
          <w:p w14:paraId="4D1F5AA9" w14:textId="77777777" w:rsidR="0021263D" w:rsidRDefault="00000000">
            <w:pPr>
              <w:jc w:val="right"/>
            </w:pPr>
            <w:r>
              <w:t>0.445</w:t>
            </w:r>
          </w:p>
        </w:tc>
        <w:tc>
          <w:tcPr>
            <w:tcW w:w="900" w:type="dxa"/>
            <w:tcBorders>
              <w:top w:val="nil"/>
              <w:left w:val="nil"/>
              <w:bottom w:val="nil"/>
              <w:right w:val="nil"/>
            </w:tcBorders>
            <w:tcMar>
              <w:top w:w="60" w:type="dxa"/>
              <w:left w:w="80" w:type="dxa"/>
              <w:bottom w:w="60" w:type="dxa"/>
              <w:right w:w="80" w:type="dxa"/>
            </w:tcMar>
            <w:vAlign w:val="center"/>
          </w:tcPr>
          <w:p w14:paraId="4D1F5AAA" w14:textId="77777777" w:rsidR="0021263D" w:rsidRDefault="00000000">
            <w:pPr>
              <w:jc w:val="right"/>
            </w:pPr>
            <w:r>
              <w:t>0.444</w:t>
            </w:r>
          </w:p>
        </w:tc>
        <w:tc>
          <w:tcPr>
            <w:tcW w:w="960" w:type="dxa"/>
            <w:tcBorders>
              <w:top w:val="nil"/>
              <w:left w:val="nil"/>
              <w:bottom w:val="nil"/>
              <w:right w:val="nil"/>
            </w:tcBorders>
            <w:tcMar>
              <w:top w:w="60" w:type="dxa"/>
              <w:left w:w="80" w:type="dxa"/>
              <w:bottom w:w="60" w:type="dxa"/>
              <w:right w:w="80" w:type="dxa"/>
            </w:tcMar>
            <w:vAlign w:val="center"/>
          </w:tcPr>
          <w:p w14:paraId="4D1F5AAB" w14:textId="77777777" w:rsidR="0021263D" w:rsidRDefault="00000000">
            <w:pPr>
              <w:jc w:val="right"/>
            </w:pPr>
            <w:r>
              <w:t>12.3</w:t>
            </w:r>
          </w:p>
        </w:tc>
      </w:tr>
      <w:tr w:rsidR="0021263D" w14:paraId="4D1F5AB3"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AAD" w14:textId="77777777" w:rsidR="0021263D" w:rsidRDefault="00000000">
            <w:r>
              <w:t>Regime CVaR-A</w:t>
            </w:r>
          </w:p>
        </w:tc>
        <w:tc>
          <w:tcPr>
            <w:tcW w:w="900" w:type="dxa"/>
            <w:tcBorders>
              <w:top w:val="nil"/>
              <w:left w:val="nil"/>
              <w:bottom w:val="nil"/>
              <w:right w:val="nil"/>
            </w:tcBorders>
            <w:tcMar>
              <w:top w:w="60" w:type="dxa"/>
              <w:left w:w="80" w:type="dxa"/>
              <w:bottom w:w="60" w:type="dxa"/>
              <w:right w:w="80" w:type="dxa"/>
            </w:tcMar>
            <w:vAlign w:val="center"/>
          </w:tcPr>
          <w:p w14:paraId="4D1F5AAE" w14:textId="77777777" w:rsidR="0021263D" w:rsidRDefault="00000000">
            <w:pPr>
              <w:jc w:val="right"/>
            </w:pPr>
            <w:r>
              <w:t>0.365</w:t>
            </w:r>
          </w:p>
        </w:tc>
        <w:tc>
          <w:tcPr>
            <w:tcW w:w="900" w:type="dxa"/>
            <w:tcBorders>
              <w:top w:val="nil"/>
              <w:left w:val="nil"/>
              <w:bottom w:val="nil"/>
              <w:right w:val="nil"/>
            </w:tcBorders>
            <w:tcMar>
              <w:top w:w="60" w:type="dxa"/>
              <w:left w:w="80" w:type="dxa"/>
              <w:bottom w:w="60" w:type="dxa"/>
              <w:right w:w="80" w:type="dxa"/>
            </w:tcMar>
            <w:vAlign w:val="center"/>
          </w:tcPr>
          <w:p w14:paraId="4D1F5AAF" w14:textId="77777777" w:rsidR="0021263D" w:rsidRDefault="00000000">
            <w:pPr>
              <w:jc w:val="right"/>
            </w:pPr>
            <w:r>
              <w:t>0.355</w:t>
            </w:r>
          </w:p>
        </w:tc>
        <w:tc>
          <w:tcPr>
            <w:tcW w:w="900" w:type="dxa"/>
            <w:tcBorders>
              <w:top w:val="nil"/>
              <w:left w:val="nil"/>
              <w:bottom w:val="nil"/>
              <w:right w:val="nil"/>
            </w:tcBorders>
            <w:tcMar>
              <w:top w:w="60" w:type="dxa"/>
              <w:left w:w="80" w:type="dxa"/>
              <w:bottom w:w="60" w:type="dxa"/>
              <w:right w:w="80" w:type="dxa"/>
            </w:tcMar>
            <w:vAlign w:val="center"/>
          </w:tcPr>
          <w:p w14:paraId="4D1F5AB0" w14:textId="77777777" w:rsidR="0021263D" w:rsidRDefault="00000000">
            <w:pPr>
              <w:jc w:val="right"/>
            </w:pPr>
            <w:r>
              <w:t>0.346</w:t>
            </w:r>
          </w:p>
        </w:tc>
        <w:tc>
          <w:tcPr>
            <w:tcW w:w="900" w:type="dxa"/>
            <w:tcBorders>
              <w:top w:val="nil"/>
              <w:left w:val="nil"/>
              <w:bottom w:val="nil"/>
              <w:right w:val="nil"/>
            </w:tcBorders>
            <w:tcMar>
              <w:top w:w="60" w:type="dxa"/>
              <w:left w:w="80" w:type="dxa"/>
              <w:bottom w:w="60" w:type="dxa"/>
              <w:right w:w="80" w:type="dxa"/>
            </w:tcMar>
            <w:vAlign w:val="center"/>
          </w:tcPr>
          <w:p w14:paraId="4D1F5AB1" w14:textId="77777777" w:rsidR="0021263D" w:rsidRDefault="00000000">
            <w:pPr>
              <w:jc w:val="right"/>
            </w:pPr>
            <w:r>
              <w:t>0.317</w:t>
            </w:r>
          </w:p>
        </w:tc>
        <w:tc>
          <w:tcPr>
            <w:tcW w:w="960" w:type="dxa"/>
            <w:tcBorders>
              <w:top w:val="nil"/>
              <w:left w:val="nil"/>
              <w:bottom w:val="nil"/>
              <w:right w:val="nil"/>
            </w:tcBorders>
            <w:tcMar>
              <w:top w:w="60" w:type="dxa"/>
              <w:left w:w="80" w:type="dxa"/>
              <w:bottom w:w="60" w:type="dxa"/>
              <w:right w:w="80" w:type="dxa"/>
            </w:tcMar>
            <w:vAlign w:val="center"/>
          </w:tcPr>
          <w:p w14:paraId="4D1F5AB2" w14:textId="77777777" w:rsidR="0021263D" w:rsidRDefault="00000000">
            <w:pPr>
              <w:jc w:val="right"/>
            </w:pPr>
            <w:r>
              <w:t>225.8</w:t>
            </w:r>
          </w:p>
        </w:tc>
      </w:tr>
      <w:tr w:rsidR="0021263D" w14:paraId="4D1F5ABA"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4" w14:textId="77777777" w:rsidR="0021263D" w:rsidRDefault="00000000">
            <w: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5" w14:textId="77777777" w:rsidR="0021263D" w:rsidRDefault="00000000">
            <w:pPr>
              <w:jc w:val="right"/>
            </w:pPr>
            <w: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6" w14:textId="77777777" w:rsidR="0021263D" w:rsidRDefault="00000000">
            <w:pPr>
              <w:jc w:val="right"/>
            </w:pPr>
            <w:r>
              <w:t>0.358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7" w14:textId="77777777" w:rsidR="0021263D" w:rsidRDefault="00000000">
            <w:pPr>
              <w:jc w:val="right"/>
            </w:pPr>
            <w:r>
              <w:t>0.348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8" w14:textId="77777777" w:rsidR="0021263D" w:rsidRDefault="00000000">
            <w:pPr>
              <w:jc w:val="right"/>
            </w:pPr>
            <w:r>
              <w:t>0.318</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B9" w14:textId="77777777" w:rsidR="0021263D" w:rsidRDefault="00000000">
            <w:pPr>
              <w:jc w:val="right"/>
            </w:pPr>
            <w:r>
              <w:t>232.5</w:t>
            </w:r>
          </w:p>
        </w:tc>
      </w:tr>
    </w:tbl>
    <w:p w14:paraId="4D1F5ABB" w14:textId="77777777" w:rsidR="0021263D" w:rsidRDefault="00000000">
      <w:pPr>
        <w:keepNext/>
        <w:spacing w:before="240" w:after="120" w:line="280" w:lineRule="atLeast"/>
        <w:ind w:left="2608"/>
        <w:jc w:val="both"/>
      </w:pPr>
      <w:r>
        <w:rPr>
          <w:sz w:val="18"/>
          <w:szCs w:val="18"/>
        </w:rPr>
        <w:t>Table 6. Statistical Tests, Panel B (2010 to 2026)</w:t>
      </w:r>
    </w:p>
    <w:p w14:paraId="4D1F5ABC" w14:textId="77777777" w:rsidR="0021263D" w:rsidRDefault="00000000">
      <w:pPr>
        <w:keepNext/>
        <w:spacing w:after="60" w:line="260" w:lineRule="atLeast"/>
        <w:ind w:left="2608"/>
        <w:jc w:val="both"/>
      </w:pPr>
      <w:r>
        <w:rPr>
          <w:sz w:val="16"/>
          <w:szCs w:val="16"/>
        </w:rPr>
        <w:t xml:space="preserve">Panel A: HAC/Newey-West one-sided t-test on weekly excess-return differentials (strategy minus Equal-Weight), Newey-West lag = 13 weeks. H_1: strategy </w:t>
      </w:r>
      <w:proofErr w:type="gramStart"/>
      <w:r>
        <w:rPr>
          <w:sz w:val="16"/>
          <w:szCs w:val="16"/>
        </w:rPr>
        <w:t>mean</w:t>
      </w:r>
      <w:proofErr w:type="gramEnd"/>
      <w:r>
        <w:rPr>
          <w:sz w:val="16"/>
          <w:szCs w:val="16"/>
        </w:rPr>
        <w:t xml:space="preserve"> excess return &gt; benchmark. Panel B: Circular block-bootstrap 95% Sharpe confidence intervals, block = 13 weeks, 5,000 draws. Bootstrap CIs report individual strategy Sharpe uncertainty. No test achieves conventional significance. HAC: Heteroskedasticity and autocorrelation </w:t>
      </w:r>
      <w:proofErr w:type="gramStart"/>
      <w:r>
        <w:rPr>
          <w:sz w:val="16"/>
          <w:szCs w:val="16"/>
        </w:rPr>
        <w:t>consistent</w:t>
      </w:r>
      <w:proofErr w:type="gramEnd"/>
      <w:r>
        <w:rPr>
          <w:sz w:val="16"/>
          <w:szCs w:val="16"/>
        </w:rPr>
        <w: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1348"/>
        <w:gridCol w:w="1214"/>
        <w:gridCol w:w="1295"/>
        <w:gridCol w:w="674"/>
        <w:gridCol w:w="1214"/>
        <w:gridCol w:w="1079"/>
        <w:gridCol w:w="1079"/>
      </w:tblGrid>
      <w:tr w:rsidR="0021263D" w14:paraId="4D1F5AC5" w14:textId="77777777">
        <w:tblPrEx>
          <w:tblCellMar>
            <w:top w:w="0" w:type="dxa"/>
            <w:bottom w:w="0" w:type="dxa"/>
          </w:tblCellMar>
        </w:tblPrEx>
        <w:trPr>
          <w:tblHeader/>
        </w:trPr>
        <w:tc>
          <w:tcPr>
            <w:tcW w:w="1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BD" w14:textId="77777777" w:rsidR="0021263D" w:rsidRDefault="00000000">
            <w:r>
              <w:rPr>
                <w:b/>
                <w:bCs/>
              </w:rPr>
              <w:t>Strategy</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BE" w14:textId="77777777" w:rsidR="0021263D" w:rsidRDefault="00000000">
            <w:pPr>
              <w:jc w:val="right"/>
            </w:pPr>
            <w:proofErr w:type="spellStart"/>
            <w:r>
              <w:rPr>
                <w:b/>
                <w:bCs/>
              </w:rPr>
              <w:t>Ann.Diff</w:t>
            </w:r>
            <w:proofErr w:type="spellEnd"/>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BF" w14:textId="77777777" w:rsidR="0021263D" w:rsidRDefault="00000000">
            <w:pPr>
              <w:jc w:val="right"/>
            </w:pPr>
            <w:r>
              <w:rPr>
                <w:b/>
                <w:bCs/>
              </w:rPr>
              <w:t>t-stat</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C0" w14:textId="77777777" w:rsidR="0021263D" w:rsidRDefault="00000000">
            <w:pPr>
              <w:jc w:val="right"/>
            </w:pPr>
            <w:r>
              <w:rPr>
                <w:b/>
                <w:bCs/>
              </w:rPr>
              <w:t>p(1-sided)</w:t>
            </w:r>
          </w:p>
        </w:tc>
        <w:tc>
          <w:tcPr>
            <w:tcW w:w="5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C1" w14:textId="77777777" w:rsidR="0021263D" w:rsidRDefault="00000000">
            <w:pPr>
              <w:jc w:val="right"/>
            </w:pPr>
            <w:r>
              <w:rPr>
                <w:b/>
                <w:bCs/>
              </w:rPr>
              <w:t>Sig</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C2" w14:textId="77777777" w:rsidR="0021263D" w:rsidRDefault="00000000">
            <w:pPr>
              <w:jc w:val="right"/>
            </w:pPr>
            <w:r>
              <w:rPr>
                <w:b/>
                <w:bCs/>
              </w:rPr>
              <w:t>Sharpe</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C3" w14:textId="77777777" w:rsidR="0021263D" w:rsidRDefault="00000000">
            <w:pPr>
              <w:jc w:val="right"/>
            </w:pPr>
            <w:r>
              <w:rPr>
                <w:b/>
                <w:bCs/>
              </w:rPr>
              <w:t>CI Lo</w:t>
            </w:r>
          </w:p>
        </w:tc>
        <w:tc>
          <w:tcPr>
            <w:tcW w:w="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AC4" w14:textId="77777777" w:rsidR="0021263D" w:rsidRDefault="00000000">
            <w:pPr>
              <w:jc w:val="right"/>
            </w:pPr>
            <w:r>
              <w:rPr>
                <w:b/>
                <w:bCs/>
              </w:rPr>
              <w:t>CI Hi</w:t>
            </w:r>
          </w:p>
        </w:tc>
      </w:tr>
      <w:tr w:rsidR="0021263D" w14:paraId="4D1F5ACE"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4D1F5AC6" w14:textId="77777777" w:rsidR="0021263D" w:rsidRDefault="00000000">
            <w:r>
              <w:t>Equal-Weight (1/N)</w:t>
            </w:r>
          </w:p>
        </w:tc>
        <w:tc>
          <w:tcPr>
            <w:tcW w:w="960" w:type="dxa"/>
            <w:tcBorders>
              <w:top w:val="nil"/>
              <w:left w:val="nil"/>
              <w:bottom w:val="nil"/>
              <w:right w:val="nil"/>
            </w:tcBorders>
            <w:tcMar>
              <w:top w:w="60" w:type="dxa"/>
              <w:left w:w="80" w:type="dxa"/>
              <w:bottom w:w="60" w:type="dxa"/>
              <w:right w:w="80" w:type="dxa"/>
            </w:tcMar>
            <w:vAlign w:val="center"/>
          </w:tcPr>
          <w:p w14:paraId="4D1F5AC7" w14:textId="77777777" w:rsidR="0021263D" w:rsidRDefault="00000000">
            <w:pPr>
              <w:jc w:val="right"/>
            </w:pPr>
            <w:r>
              <w:t>-</w:t>
            </w:r>
          </w:p>
        </w:tc>
        <w:tc>
          <w:tcPr>
            <w:tcW w:w="900" w:type="dxa"/>
            <w:tcBorders>
              <w:top w:val="nil"/>
              <w:left w:val="nil"/>
              <w:bottom w:val="nil"/>
              <w:right w:val="nil"/>
            </w:tcBorders>
            <w:tcMar>
              <w:top w:w="60" w:type="dxa"/>
              <w:left w:w="80" w:type="dxa"/>
              <w:bottom w:w="60" w:type="dxa"/>
              <w:right w:w="80" w:type="dxa"/>
            </w:tcMar>
            <w:vAlign w:val="center"/>
          </w:tcPr>
          <w:p w14:paraId="4D1F5AC8" w14:textId="77777777" w:rsidR="0021263D" w:rsidRDefault="00000000">
            <w:pPr>
              <w:jc w:val="right"/>
            </w:pPr>
            <w:r>
              <w:t>-</w:t>
            </w:r>
          </w:p>
        </w:tc>
        <w:tc>
          <w:tcPr>
            <w:tcW w:w="960" w:type="dxa"/>
            <w:tcBorders>
              <w:top w:val="nil"/>
              <w:left w:val="nil"/>
              <w:bottom w:val="nil"/>
              <w:right w:val="nil"/>
            </w:tcBorders>
            <w:tcMar>
              <w:top w:w="60" w:type="dxa"/>
              <w:left w:w="80" w:type="dxa"/>
              <w:bottom w:w="60" w:type="dxa"/>
              <w:right w:w="80" w:type="dxa"/>
            </w:tcMar>
            <w:vAlign w:val="center"/>
          </w:tcPr>
          <w:p w14:paraId="4D1F5AC9" w14:textId="77777777" w:rsidR="0021263D" w:rsidRDefault="00000000">
            <w:pPr>
              <w:jc w:val="right"/>
            </w:pPr>
            <w:r>
              <w:t>-</w:t>
            </w:r>
          </w:p>
        </w:tc>
        <w:tc>
          <w:tcPr>
            <w:tcW w:w="500" w:type="dxa"/>
            <w:tcBorders>
              <w:top w:val="nil"/>
              <w:left w:val="nil"/>
              <w:bottom w:val="nil"/>
              <w:right w:val="nil"/>
            </w:tcBorders>
            <w:tcMar>
              <w:top w:w="60" w:type="dxa"/>
              <w:left w:w="80" w:type="dxa"/>
              <w:bottom w:w="60" w:type="dxa"/>
              <w:right w:w="80" w:type="dxa"/>
            </w:tcMar>
            <w:vAlign w:val="center"/>
          </w:tcPr>
          <w:p w14:paraId="4D1F5ACA" w14:textId="77777777" w:rsidR="0021263D" w:rsidRDefault="00000000">
            <w:pPr>
              <w:jc w:val="right"/>
            </w:pPr>
            <w:r>
              <w:t>-</w:t>
            </w:r>
          </w:p>
        </w:tc>
        <w:tc>
          <w:tcPr>
            <w:tcW w:w="900" w:type="dxa"/>
            <w:tcBorders>
              <w:top w:val="nil"/>
              <w:left w:val="nil"/>
              <w:bottom w:val="nil"/>
              <w:right w:val="nil"/>
            </w:tcBorders>
            <w:tcMar>
              <w:top w:w="60" w:type="dxa"/>
              <w:left w:w="80" w:type="dxa"/>
              <w:bottom w:w="60" w:type="dxa"/>
              <w:right w:w="80" w:type="dxa"/>
            </w:tcMar>
            <w:vAlign w:val="center"/>
          </w:tcPr>
          <w:p w14:paraId="4D1F5ACB" w14:textId="77777777" w:rsidR="0021263D" w:rsidRDefault="00000000">
            <w:pPr>
              <w:jc w:val="right"/>
            </w:pPr>
            <w:r>
              <w:t>0.409</w:t>
            </w:r>
          </w:p>
        </w:tc>
        <w:tc>
          <w:tcPr>
            <w:tcW w:w="800" w:type="dxa"/>
            <w:tcBorders>
              <w:top w:val="nil"/>
              <w:left w:val="nil"/>
              <w:bottom w:val="nil"/>
              <w:right w:val="nil"/>
            </w:tcBorders>
            <w:tcMar>
              <w:top w:w="60" w:type="dxa"/>
              <w:left w:w="80" w:type="dxa"/>
              <w:bottom w:w="60" w:type="dxa"/>
              <w:right w:w="80" w:type="dxa"/>
            </w:tcMar>
            <w:vAlign w:val="center"/>
          </w:tcPr>
          <w:p w14:paraId="4D1F5ACC" w14:textId="77777777" w:rsidR="0021263D" w:rsidRDefault="00000000">
            <w:pPr>
              <w:jc w:val="right"/>
            </w:pPr>
            <w:r>
              <w:t>-0.054</w:t>
            </w:r>
          </w:p>
        </w:tc>
        <w:tc>
          <w:tcPr>
            <w:tcW w:w="800" w:type="dxa"/>
            <w:tcBorders>
              <w:top w:val="nil"/>
              <w:left w:val="nil"/>
              <w:bottom w:val="nil"/>
              <w:right w:val="nil"/>
            </w:tcBorders>
            <w:tcMar>
              <w:top w:w="60" w:type="dxa"/>
              <w:left w:w="80" w:type="dxa"/>
              <w:bottom w:w="60" w:type="dxa"/>
              <w:right w:w="80" w:type="dxa"/>
            </w:tcMar>
            <w:vAlign w:val="center"/>
          </w:tcPr>
          <w:p w14:paraId="4D1F5ACD" w14:textId="77777777" w:rsidR="0021263D" w:rsidRDefault="00000000">
            <w:pPr>
              <w:jc w:val="right"/>
            </w:pPr>
            <w:r>
              <w:t>0.926</w:t>
            </w:r>
          </w:p>
        </w:tc>
      </w:tr>
      <w:tr w:rsidR="0021263D" w14:paraId="4D1F5AD7"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4D1F5ACF" w14:textId="77777777" w:rsidR="0021263D" w:rsidRDefault="00000000">
            <w:r>
              <w:t>STOXX Europe 600</w:t>
            </w:r>
          </w:p>
        </w:tc>
        <w:tc>
          <w:tcPr>
            <w:tcW w:w="960" w:type="dxa"/>
            <w:tcBorders>
              <w:top w:val="nil"/>
              <w:left w:val="nil"/>
              <w:bottom w:val="nil"/>
              <w:right w:val="nil"/>
            </w:tcBorders>
            <w:tcMar>
              <w:top w:w="60" w:type="dxa"/>
              <w:left w:w="80" w:type="dxa"/>
              <w:bottom w:w="60" w:type="dxa"/>
              <w:right w:w="80" w:type="dxa"/>
            </w:tcMar>
            <w:vAlign w:val="center"/>
          </w:tcPr>
          <w:p w14:paraId="4D1F5AD0" w14:textId="77777777" w:rsidR="0021263D" w:rsidRDefault="00000000">
            <w:pPr>
              <w:jc w:val="right"/>
            </w:pPr>
            <w:r>
              <w:t>-0.13%</w:t>
            </w:r>
          </w:p>
        </w:tc>
        <w:tc>
          <w:tcPr>
            <w:tcW w:w="900" w:type="dxa"/>
            <w:tcBorders>
              <w:top w:val="nil"/>
              <w:left w:val="nil"/>
              <w:bottom w:val="nil"/>
              <w:right w:val="nil"/>
            </w:tcBorders>
            <w:tcMar>
              <w:top w:w="60" w:type="dxa"/>
              <w:left w:w="80" w:type="dxa"/>
              <w:bottom w:w="60" w:type="dxa"/>
              <w:right w:w="80" w:type="dxa"/>
            </w:tcMar>
            <w:vAlign w:val="center"/>
          </w:tcPr>
          <w:p w14:paraId="4D1F5AD1" w14:textId="77777777" w:rsidR="0021263D" w:rsidRDefault="00000000">
            <w:pPr>
              <w:jc w:val="right"/>
            </w:pPr>
            <w:r>
              <w:t>-0.096</w:t>
            </w:r>
          </w:p>
        </w:tc>
        <w:tc>
          <w:tcPr>
            <w:tcW w:w="960" w:type="dxa"/>
            <w:tcBorders>
              <w:top w:val="nil"/>
              <w:left w:val="nil"/>
              <w:bottom w:val="nil"/>
              <w:right w:val="nil"/>
            </w:tcBorders>
            <w:tcMar>
              <w:top w:w="60" w:type="dxa"/>
              <w:left w:w="80" w:type="dxa"/>
              <w:bottom w:w="60" w:type="dxa"/>
              <w:right w:w="80" w:type="dxa"/>
            </w:tcMar>
            <w:vAlign w:val="center"/>
          </w:tcPr>
          <w:p w14:paraId="4D1F5AD2" w14:textId="77777777" w:rsidR="0021263D" w:rsidRDefault="00000000">
            <w:pPr>
              <w:jc w:val="right"/>
            </w:pPr>
            <w:r>
              <w:t>0.538</w:t>
            </w:r>
          </w:p>
        </w:tc>
        <w:tc>
          <w:tcPr>
            <w:tcW w:w="500" w:type="dxa"/>
            <w:tcBorders>
              <w:top w:val="nil"/>
              <w:left w:val="nil"/>
              <w:bottom w:val="nil"/>
              <w:right w:val="nil"/>
            </w:tcBorders>
            <w:tcMar>
              <w:top w:w="60" w:type="dxa"/>
              <w:left w:w="80" w:type="dxa"/>
              <w:bottom w:w="60" w:type="dxa"/>
              <w:right w:w="80" w:type="dxa"/>
            </w:tcMar>
            <w:vAlign w:val="center"/>
          </w:tcPr>
          <w:p w14:paraId="4D1F5AD3" w14:textId="77777777" w:rsidR="0021263D" w:rsidRDefault="0021263D">
            <w:pPr>
              <w:jc w:val="right"/>
            </w:pPr>
          </w:p>
        </w:tc>
        <w:tc>
          <w:tcPr>
            <w:tcW w:w="900" w:type="dxa"/>
            <w:tcBorders>
              <w:top w:val="nil"/>
              <w:left w:val="nil"/>
              <w:bottom w:val="nil"/>
              <w:right w:val="nil"/>
            </w:tcBorders>
            <w:tcMar>
              <w:top w:w="60" w:type="dxa"/>
              <w:left w:w="80" w:type="dxa"/>
              <w:bottom w:w="60" w:type="dxa"/>
              <w:right w:w="80" w:type="dxa"/>
            </w:tcMar>
            <w:vAlign w:val="center"/>
          </w:tcPr>
          <w:p w14:paraId="4D1F5AD4" w14:textId="77777777" w:rsidR="0021263D" w:rsidRDefault="00000000">
            <w:pPr>
              <w:jc w:val="right"/>
            </w:pPr>
            <w:r>
              <w:t>0.363</w:t>
            </w:r>
          </w:p>
        </w:tc>
        <w:tc>
          <w:tcPr>
            <w:tcW w:w="800" w:type="dxa"/>
            <w:tcBorders>
              <w:top w:val="nil"/>
              <w:left w:val="nil"/>
              <w:bottom w:val="nil"/>
              <w:right w:val="nil"/>
            </w:tcBorders>
            <w:tcMar>
              <w:top w:w="60" w:type="dxa"/>
              <w:left w:w="80" w:type="dxa"/>
              <w:bottom w:w="60" w:type="dxa"/>
              <w:right w:w="80" w:type="dxa"/>
            </w:tcMar>
            <w:vAlign w:val="center"/>
          </w:tcPr>
          <w:p w14:paraId="4D1F5AD5" w14:textId="77777777" w:rsidR="0021263D" w:rsidRDefault="00000000">
            <w:pPr>
              <w:jc w:val="right"/>
            </w:pPr>
            <w:r>
              <w:t>-0.056</w:t>
            </w:r>
          </w:p>
        </w:tc>
        <w:tc>
          <w:tcPr>
            <w:tcW w:w="800" w:type="dxa"/>
            <w:tcBorders>
              <w:top w:val="nil"/>
              <w:left w:val="nil"/>
              <w:bottom w:val="nil"/>
              <w:right w:val="nil"/>
            </w:tcBorders>
            <w:tcMar>
              <w:top w:w="60" w:type="dxa"/>
              <w:left w:w="80" w:type="dxa"/>
              <w:bottom w:w="60" w:type="dxa"/>
              <w:right w:w="80" w:type="dxa"/>
            </w:tcMar>
            <w:vAlign w:val="center"/>
          </w:tcPr>
          <w:p w14:paraId="4D1F5AD6" w14:textId="77777777" w:rsidR="0021263D" w:rsidRDefault="00000000">
            <w:pPr>
              <w:jc w:val="right"/>
            </w:pPr>
            <w:r>
              <w:t>0.833</w:t>
            </w:r>
          </w:p>
        </w:tc>
      </w:tr>
      <w:tr w:rsidR="0021263D" w14:paraId="4D1F5AE0"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4D1F5AD8" w14:textId="77777777" w:rsidR="0021263D" w:rsidRDefault="00000000">
            <w:r>
              <w:rPr>
                <w:b/>
                <w:bCs/>
              </w:rPr>
              <w:t>Static CVaR</w:t>
            </w:r>
          </w:p>
        </w:tc>
        <w:tc>
          <w:tcPr>
            <w:tcW w:w="960" w:type="dxa"/>
            <w:tcBorders>
              <w:top w:val="nil"/>
              <w:left w:val="nil"/>
              <w:bottom w:val="nil"/>
              <w:right w:val="nil"/>
            </w:tcBorders>
            <w:tcMar>
              <w:top w:w="60" w:type="dxa"/>
              <w:left w:w="80" w:type="dxa"/>
              <w:bottom w:w="60" w:type="dxa"/>
              <w:right w:w="80" w:type="dxa"/>
            </w:tcMar>
            <w:vAlign w:val="center"/>
          </w:tcPr>
          <w:p w14:paraId="4D1F5AD9" w14:textId="77777777" w:rsidR="0021263D" w:rsidRDefault="00000000">
            <w:pPr>
              <w:jc w:val="right"/>
            </w:pPr>
            <w:r>
              <w:rPr>
                <w:b/>
                <w:bCs/>
              </w:rPr>
              <w:t>-0.09%</w:t>
            </w:r>
          </w:p>
        </w:tc>
        <w:tc>
          <w:tcPr>
            <w:tcW w:w="900" w:type="dxa"/>
            <w:tcBorders>
              <w:top w:val="nil"/>
              <w:left w:val="nil"/>
              <w:bottom w:val="nil"/>
              <w:right w:val="nil"/>
            </w:tcBorders>
            <w:tcMar>
              <w:top w:w="60" w:type="dxa"/>
              <w:left w:w="80" w:type="dxa"/>
              <w:bottom w:w="60" w:type="dxa"/>
              <w:right w:w="80" w:type="dxa"/>
            </w:tcMar>
            <w:vAlign w:val="center"/>
          </w:tcPr>
          <w:p w14:paraId="4D1F5ADA" w14:textId="77777777" w:rsidR="0021263D" w:rsidRDefault="00000000">
            <w:pPr>
              <w:jc w:val="right"/>
            </w:pPr>
            <w:r>
              <w:rPr>
                <w:b/>
                <w:bCs/>
              </w:rPr>
              <w:t>-0.059</w:t>
            </w:r>
          </w:p>
        </w:tc>
        <w:tc>
          <w:tcPr>
            <w:tcW w:w="960" w:type="dxa"/>
            <w:tcBorders>
              <w:top w:val="nil"/>
              <w:left w:val="nil"/>
              <w:bottom w:val="nil"/>
              <w:right w:val="nil"/>
            </w:tcBorders>
            <w:tcMar>
              <w:top w:w="60" w:type="dxa"/>
              <w:left w:w="80" w:type="dxa"/>
              <w:bottom w:w="60" w:type="dxa"/>
              <w:right w:w="80" w:type="dxa"/>
            </w:tcMar>
            <w:vAlign w:val="center"/>
          </w:tcPr>
          <w:p w14:paraId="4D1F5ADB" w14:textId="77777777" w:rsidR="0021263D" w:rsidRDefault="00000000">
            <w:pPr>
              <w:jc w:val="right"/>
            </w:pPr>
            <w:r>
              <w:rPr>
                <w:b/>
                <w:bCs/>
              </w:rPr>
              <w:t>0.523</w:t>
            </w:r>
          </w:p>
        </w:tc>
        <w:tc>
          <w:tcPr>
            <w:tcW w:w="500" w:type="dxa"/>
            <w:tcBorders>
              <w:top w:val="nil"/>
              <w:left w:val="nil"/>
              <w:bottom w:val="nil"/>
              <w:right w:val="nil"/>
            </w:tcBorders>
            <w:tcMar>
              <w:top w:w="60" w:type="dxa"/>
              <w:left w:w="80" w:type="dxa"/>
              <w:bottom w:w="60" w:type="dxa"/>
              <w:right w:w="80" w:type="dxa"/>
            </w:tcMar>
            <w:vAlign w:val="center"/>
          </w:tcPr>
          <w:p w14:paraId="4D1F5ADC" w14:textId="77777777" w:rsidR="0021263D" w:rsidRDefault="0021263D">
            <w:pPr>
              <w:jc w:val="right"/>
            </w:pPr>
          </w:p>
        </w:tc>
        <w:tc>
          <w:tcPr>
            <w:tcW w:w="900" w:type="dxa"/>
            <w:tcBorders>
              <w:top w:val="nil"/>
              <w:left w:val="nil"/>
              <w:bottom w:val="nil"/>
              <w:right w:val="nil"/>
            </w:tcBorders>
            <w:tcMar>
              <w:top w:w="60" w:type="dxa"/>
              <w:left w:w="80" w:type="dxa"/>
              <w:bottom w:w="60" w:type="dxa"/>
              <w:right w:w="80" w:type="dxa"/>
            </w:tcMar>
            <w:vAlign w:val="center"/>
          </w:tcPr>
          <w:p w14:paraId="4D1F5ADD" w14:textId="77777777" w:rsidR="0021263D" w:rsidRDefault="00000000">
            <w:pPr>
              <w:jc w:val="right"/>
            </w:pPr>
            <w:r>
              <w:rPr>
                <w:b/>
                <w:bCs/>
              </w:rPr>
              <w:t>0.530</w:t>
            </w:r>
          </w:p>
        </w:tc>
        <w:tc>
          <w:tcPr>
            <w:tcW w:w="800" w:type="dxa"/>
            <w:tcBorders>
              <w:top w:val="nil"/>
              <w:left w:val="nil"/>
              <w:bottom w:val="nil"/>
              <w:right w:val="nil"/>
            </w:tcBorders>
            <w:tcMar>
              <w:top w:w="60" w:type="dxa"/>
              <w:left w:w="80" w:type="dxa"/>
              <w:bottom w:w="60" w:type="dxa"/>
              <w:right w:w="80" w:type="dxa"/>
            </w:tcMar>
            <w:vAlign w:val="center"/>
          </w:tcPr>
          <w:p w14:paraId="4D1F5ADE" w14:textId="77777777" w:rsidR="0021263D" w:rsidRDefault="00000000">
            <w:pPr>
              <w:jc w:val="right"/>
            </w:pPr>
            <w:r>
              <w:rPr>
                <w:b/>
                <w:bCs/>
              </w:rPr>
              <w:t>+0.068</w:t>
            </w:r>
          </w:p>
        </w:tc>
        <w:tc>
          <w:tcPr>
            <w:tcW w:w="800" w:type="dxa"/>
            <w:tcBorders>
              <w:top w:val="nil"/>
              <w:left w:val="nil"/>
              <w:bottom w:val="nil"/>
              <w:right w:val="nil"/>
            </w:tcBorders>
            <w:tcMar>
              <w:top w:w="60" w:type="dxa"/>
              <w:left w:w="80" w:type="dxa"/>
              <w:bottom w:w="60" w:type="dxa"/>
              <w:right w:w="80" w:type="dxa"/>
            </w:tcMar>
            <w:vAlign w:val="center"/>
          </w:tcPr>
          <w:p w14:paraId="4D1F5ADF" w14:textId="77777777" w:rsidR="0021263D" w:rsidRDefault="00000000">
            <w:pPr>
              <w:jc w:val="right"/>
            </w:pPr>
            <w:r>
              <w:rPr>
                <w:b/>
                <w:bCs/>
              </w:rPr>
              <w:t>1.058</w:t>
            </w:r>
          </w:p>
        </w:tc>
      </w:tr>
      <w:tr w:rsidR="0021263D" w14:paraId="4D1F5AE9"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4D1F5AE1" w14:textId="77777777" w:rsidR="0021263D" w:rsidRDefault="00000000">
            <w:r>
              <w:t>Markowitz (Min-Var)</w:t>
            </w:r>
          </w:p>
        </w:tc>
        <w:tc>
          <w:tcPr>
            <w:tcW w:w="960" w:type="dxa"/>
            <w:tcBorders>
              <w:top w:val="nil"/>
              <w:left w:val="nil"/>
              <w:bottom w:val="nil"/>
              <w:right w:val="nil"/>
            </w:tcBorders>
            <w:tcMar>
              <w:top w:w="60" w:type="dxa"/>
              <w:left w:w="80" w:type="dxa"/>
              <w:bottom w:w="60" w:type="dxa"/>
              <w:right w:w="80" w:type="dxa"/>
            </w:tcMar>
            <w:vAlign w:val="center"/>
          </w:tcPr>
          <w:p w14:paraId="4D1F5AE2" w14:textId="77777777" w:rsidR="0021263D" w:rsidRDefault="00000000">
            <w:pPr>
              <w:jc w:val="right"/>
            </w:pPr>
            <w:r>
              <w:t>-1.05%</w:t>
            </w:r>
          </w:p>
        </w:tc>
        <w:tc>
          <w:tcPr>
            <w:tcW w:w="900" w:type="dxa"/>
            <w:tcBorders>
              <w:top w:val="nil"/>
              <w:left w:val="nil"/>
              <w:bottom w:val="nil"/>
              <w:right w:val="nil"/>
            </w:tcBorders>
            <w:tcMar>
              <w:top w:w="60" w:type="dxa"/>
              <w:left w:w="80" w:type="dxa"/>
              <w:bottom w:w="60" w:type="dxa"/>
              <w:right w:w="80" w:type="dxa"/>
            </w:tcMar>
            <w:vAlign w:val="center"/>
          </w:tcPr>
          <w:p w14:paraId="4D1F5AE3" w14:textId="77777777" w:rsidR="0021263D" w:rsidRDefault="00000000">
            <w:pPr>
              <w:jc w:val="right"/>
            </w:pPr>
            <w:r>
              <w:t>-0.682</w:t>
            </w:r>
          </w:p>
        </w:tc>
        <w:tc>
          <w:tcPr>
            <w:tcW w:w="960" w:type="dxa"/>
            <w:tcBorders>
              <w:top w:val="nil"/>
              <w:left w:val="nil"/>
              <w:bottom w:val="nil"/>
              <w:right w:val="nil"/>
            </w:tcBorders>
            <w:tcMar>
              <w:top w:w="60" w:type="dxa"/>
              <w:left w:w="80" w:type="dxa"/>
              <w:bottom w:w="60" w:type="dxa"/>
              <w:right w:w="80" w:type="dxa"/>
            </w:tcMar>
            <w:vAlign w:val="center"/>
          </w:tcPr>
          <w:p w14:paraId="4D1F5AE4" w14:textId="77777777" w:rsidR="0021263D" w:rsidRDefault="00000000">
            <w:pPr>
              <w:jc w:val="right"/>
            </w:pPr>
            <w:r>
              <w:t>0.752</w:t>
            </w:r>
          </w:p>
        </w:tc>
        <w:tc>
          <w:tcPr>
            <w:tcW w:w="500" w:type="dxa"/>
            <w:tcBorders>
              <w:top w:val="nil"/>
              <w:left w:val="nil"/>
              <w:bottom w:val="nil"/>
              <w:right w:val="nil"/>
            </w:tcBorders>
            <w:tcMar>
              <w:top w:w="60" w:type="dxa"/>
              <w:left w:w="80" w:type="dxa"/>
              <w:bottom w:w="60" w:type="dxa"/>
              <w:right w:w="80" w:type="dxa"/>
            </w:tcMar>
            <w:vAlign w:val="center"/>
          </w:tcPr>
          <w:p w14:paraId="4D1F5AE5" w14:textId="77777777" w:rsidR="0021263D" w:rsidRDefault="0021263D">
            <w:pPr>
              <w:jc w:val="right"/>
            </w:pPr>
          </w:p>
        </w:tc>
        <w:tc>
          <w:tcPr>
            <w:tcW w:w="900" w:type="dxa"/>
            <w:tcBorders>
              <w:top w:val="nil"/>
              <w:left w:val="nil"/>
              <w:bottom w:val="nil"/>
              <w:right w:val="nil"/>
            </w:tcBorders>
            <w:tcMar>
              <w:top w:w="60" w:type="dxa"/>
              <w:left w:w="80" w:type="dxa"/>
              <w:bottom w:w="60" w:type="dxa"/>
              <w:right w:w="80" w:type="dxa"/>
            </w:tcMar>
            <w:vAlign w:val="center"/>
          </w:tcPr>
          <w:p w14:paraId="4D1F5AE6" w14:textId="77777777" w:rsidR="0021263D" w:rsidRDefault="00000000">
            <w:pPr>
              <w:jc w:val="right"/>
            </w:pPr>
            <w:r>
              <w:t>0.447</w:t>
            </w:r>
          </w:p>
        </w:tc>
        <w:tc>
          <w:tcPr>
            <w:tcW w:w="800" w:type="dxa"/>
            <w:tcBorders>
              <w:top w:val="nil"/>
              <w:left w:val="nil"/>
              <w:bottom w:val="nil"/>
              <w:right w:val="nil"/>
            </w:tcBorders>
            <w:tcMar>
              <w:top w:w="60" w:type="dxa"/>
              <w:left w:w="80" w:type="dxa"/>
              <w:bottom w:w="60" w:type="dxa"/>
              <w:right w:w="80" w:type="dxa"/>
            </w:tcMar>
            <w:vAlign w:val="center"/>
          </w:tcPr>
          <w:p w14:paraId="4D1F5AE7" w14:textId="77777777" w:rsidR="0021263D" w:rsidRDefault="00000000">
            <w:pPr>
              <w:jc w:val="right"/>
            </w:pPr>
            <w:r>
              <w:t>-0.004</w:t>
            </w:r>
          </w:p>
        </w:tc>
        <w:tc>
          <w:tcPr>
            <w:tcW w:w="800" w:type="dxa"/>
            <w:tcBorders>
              <w:top w:val="nil"/>
              <w:left w:val="nil"/>
              <w:bottom w:val="nil"/>
              <w:right w:val="nil"/>
            </w:tcBorders>
            <w:tcMar>
              <w:top w:w="60" w:type="dxa"/>
              <w:left w:w="80" w:type="dxa"/>
              <w:bottom w:w="60" w:type="dxa"/>
              <w:right w:w="80" w:type="dxa"/>
            </w:tcMar>
            <w:vAlign w:val="center"/>
          </w:tcPr>
          <w:p w14:paraId="4D1F5AE8" w14:textId="77777777" w:rsidR="0021263D" w:rsidRDefault="00000000">
            <w:pPr>
              <w:jc w:val="right"/>
            </w:pPr>
            <w:r>
              <w:t>0.962</w:t>
            </w:r>
          </w:p>
        </w:tc>
      </w:tr>
      <w:tr w:rsidR="0021263D" w14:paraId="4D1F5AF2" w14:textId="77777777">
        <w:tblPrEx>
          <w:tblCellMar>
            <w:top w:w="0" w:type="dxa"/>
            <w:bottom w:w="0" w:type="dxa"/>
          </w:tblCellMar>
        </w:tblPrEx>
        <w:tc>
          <w:tcPr>
            <w:tcW w:w="1900" w:type="dxa"/>
            <w:tcBorders>
              <w:top w:val="nil"/>
              <w:left w:val="nil"/>
              <w:bottom w:val="nil"/>
              <w:right w:val="nil"/>
            </w:tcBorders>
            <w:tcMar>
              <w:top w:w="60" w:type="dxa"/>
              <w:left w:w="80" w:type="dxa"/>
              <w:bottom w:w="60" w:type="dxa"/>
              <w:right w:w="80" w:type="dxa"/>
            </w:tcMar>
            <w:vAlign w:val="center"/>
          </w:tcPr>
          <w:p w14:paraId="4D1F5AEA" w14:textId="77777777" w:rsidR="0021263D" w:rsidRDefault="00000000">
            <w:r>
              <w:t>Regime CVaR-A</w:t>
            </w:r>
          </w:p>
        </w:tc>
        <w:tc>
          <w:tcPr>
            <w:tcW w:w="960" w:type="dxa"/>
            <w:tcBorders>
              <w:top w:val="nil"/>
              <w:left w:val="nil"/>
              <w:bottom w:val="nil"/>
              <w:right w:val="nil"/>
            </w:tcBorders>
            <w:tcMar>
              <w:top w:w="60" w:type="dxa"/>
              <w:left w:w="80" w:type="dxa"/>
              <w:bottom w:w="60" w:type="dxa"/>
              <w:right w:w="80" w:type="dxa"/>
            </w:tcMar>
            <w:vAlign w:val="center"/>
          </w:tcPr>
          <w:p w14:paraId="4D1F5AEB" w14:textId="77777777" w:rsidR="0021263D" w:rsidRDefault="00000000">
            <w:pPr>
              <w:jc w:val="right"/>
            </w:pPr>
            <w:r>
              <w:t>-1.60%</w:t>
            </w:r>
          </w:p>
        </w:tc>
        <w:tc>
          <w:tcPr>
            <w:tcW w:w="900" w:type="dxa"/>
            <w:tcBorders>
              <w:top w:val="nil"/>
              <w:left w:val="nil"/>
              <w:bottom w:val="nil"/>
              <w:right w:val="nil"/>
            </w:tcBorders>
            <w:tcMar>
              <w:top w:w="60" w:type="dxa"/>
              <w:left w:w="80" w:type="dxa"/>
              <w:bottom w:w="60" w:type="dxa"/>
              <w:right w:w="80" w:type="dxa"/>
            </w:tcMar>
            <w:vAlign w:val="center"/>
          </w:tcPr>
          <w:p w14:paraId="4D1F5AEC" w14:textId="77777777" w:rsidR="0021263D" w:rsidRDefault="00000000">
            <w:pPr>
              <w:jc w:val="right"/>
            </w:pPr>
            <w:r>
              <w:t>-1.227</w:t>
            </w:r>
          </w:p>
        </w:tc>
        <w:tc>
          <w:tcPr>
            <w:tcW w:w="960" w:type="dxa"/>
            <w:tcBorders>
              <w:top w:val="nil"/>
              <w:left w:val="nil"/>
              <w:bottom w:val="nil"/>
              <w:right w:val="nil"/>
            </w:tcBorders>
            <w:tcMar>
              <w:top w:w="60" w:type="dxa"/>
              <w:left w:w="80" w:type="dxa"/>
              <w:bottom w:w="60" w:type="dxa"/>
              <w:right w:w="80" w:type="dxa"/>
            </w:tcMar>
            <w:vAlign w:val="center"/>
          </w:tcPr>
          <w:p w14:paraId="4D1F5AED" w14:textId="77777777" w:rsidR="0021263D" w:rsidRDefault="00000000">
            <w:pPr>
              <w:jc w:val="right"/>
            </w:pPr>
            <w:r>
              <w:t>0.890</w:t>
            </w:r>
          </w:p>
        </w:tc>
        <w:tc>
          <w:tcPr>
            <w:tcW w:w="500" w:type="dxa"/>
            <w:tcBorders>
              <w:top w:val="nil"/>
              <w:left w:val="nil"/>
              <w:bottom w:val="nil"/>
              <w:right w:val="nil"/>
            </w:tcBorders>
            <w:tcMar>
              <w:top w:w="60" w:type="dxa"/>
              <w:left w:w="80" w:type="dxa"/>
              <w:bottom w:w="60" w:type="dxa"/>
              <w:right w:w="80" w:type="dxa"/>
            </w:tcMar>
            <w:vAlign w:val="center"/>
          </w:tcPr>
          <w:p w14:paraId="4D1F5AEE" w14:textId="77777777" w:rsidR="0021263D" w:rsidRDefault="0021263D">
            <w:pPr>
              <w:jc w:val="right"/>
            </w:pPr>
          </w:p>
        </w:tc>
        <w:tc>
          <w:tcPr>
            <w:tcW w:w="900" w:type="dxa"/>
            <w:tcBorders>
              <w:top w:val="nil"/>
              <w:left w:val="nil"/>
              <w:bottom w:val="nil"/>
              <w:right w:val="nil"/>
            </w:tcBorders>
            <w:tcMar>
              <w:top w:w="60" w:type="dxa"/>
              <w:left w:w="80" w:type="dxa"/>
              <w:bottom w:w="60" w:type="dxa"/>
              <w:right w:w="80" w:type="dxa"/>
            </w:tcMar>
            <w:vAlign w:val="center"/>
          </w:tcPr>
          <w:p w14:paraId="4D1F5AEF" w14:textId="77777777" w:rsidR="0021263D" w:rsidRDefault="00000000">
            <w:pPr>
              <w:jc w:val="right"/>
            </w:pPr>
            <w:r>
              <w:t>0.365</w:t>
            </w:r>
          </w:p>
        </w:tc>
        <w:tc>
          <w:tcPr>
            <w:tcW w:w="800" w:type="dxa"/>
            <w:tcBorders>
              <w:top w:val="nil"/>
              <w:left w:val="nil"/>
              <w:bottom w:val="nil"/>
              <w:right w:val="nil"/>
            </w:tcBorders>
            <w:tcMar>
              <w:top w:w="60" w:type="dxa"/>
              <w:left w:w="80" w:type="dxa"/>
              <w:bottom w:w="60" w:type="dxa"/>
              <w:right w:w="80" w:type="dxa"/>
            </w:tcMar>
            <w:vAlign w:val="center"/>
          </w:tcPr>
          <w:p w14:paraId="4D1F5AF0" w14:textId="77777777" w:rsidR="0021263D" w:rsidRDefault="00000000">
            <w:pPr>
              <w:jc w:val="right"/>
            </w:pPr>
            <w:r>
              <w:t>-0.079</w:t>
            </w:r>
          </w:p>
        </w:tc>
        <w:tc>
          <w:tcPr>
            <w:tcW w:w="800" w:type="dxa"/>
            <w:tcBorders>
              <w:top w:val="nil"/>
              <w:left w:val="nil"/>
              <w:bottom w:val="nil"/>
              <w:right w:val="nil"/>
            </w:tcBorders>
            <w:tcMar>
              <w:top w:w="60" w:type="dxa"/>
              <w:left w:w="80" w:type="dxa"/>
              <w:bottom w:w="60" w:type="dxa"/>
              <w:right w:w="80" w:type="dxa"/>
            </w:tcMar>
            <w:vAlign w:val="center"/>
          </w:tcPr>
          <w:p w14:paraId="4D1F5AF1" w14:textId="77777777" w:rsidR="0021263D" w:rsidRDefault="00000000">
            <w:pPr>
              <w:jc w:val="right"/>
            </w:pPr>
            <w:r>
              <w:t>0.880</w:t>
            </w:r>
          </w:p>
        </w:tc>
      </w:tr>
      <w:tr w:rsidR="0021263D" w14:paraId="4D1F5AFB" w14:textId="77777777">
        <w:tblPrEx>
          <w:tblCellMar>
            <w:top w:w="0" w:type="dxa"/>
            <w:bottom w:w="0" w:type="dxa"/>
          </w:tblCellMar>
        </w:tblPrEx>
        <w:tc>
          <w:tcPr>
            <w:tcW w:w="1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3" w14:textId="77777777" w:rsidR="0021263D" w:rsidRDefault="00000000">
            <w:r>
              <w:t>Weighted CVaR</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4" w14:textId="77777777" w:rsidR="0021263D" w:rsidRDefault="00000000">
            <w:pPr>
              <w:jc w:val="right"/>
            </w:pPr>
            <w:r>
              <w:t>-1.62%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5" w14:textId="77777777" w:rsidR="0021263D" w:rsidRDefault="00000000">
            <w:pPr>
              <w:jc w:val="right"/>
            </w:pPr>
            <w:r>
              <w:t>-1.193</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6" w14:textId="77777777" w:rsidR="0021263D" w:rsidRDefault="00000000">
            <w:pPr>
              <w:jc w:val="right"/>
            </w:pPr>
            <w:r>
              <w:t>0.883</w:t>
            </w:r>
          </w:p>
        </w:tc>
        <w:tc>
          <w:tcPr>
            <w:tcW w:w="5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7" w14:textId="77777777" w:rsidR="0021263D" w:rsidRDefault="0021263D">
            <w:pPr>
              <w:jc w:val="right"/>
            </w:pP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8" w14:textId="77777777" w:rsidR="0021263D" w:rsidRDefault="00000000">
            <w:pPr>
              <w:jc w:val="right"/>
            </w:pPr>
            <w:r>
              <w:t>0.368</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9" w14:textId="77777777" w:rsidR="0021263D" w:rsidRDefault="00000000">
            <w:pPr>
              <w:jc w:val="right"/>
            </w:pPr>
            <w:r>
              <w:t>-0.074</w:t>
            </w:r>
          </w:p>
        </w:tc>
        <w:tc>
          <w:tcPr>
            <w:tcW w:w="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AFA" w14:textId="77777777" w:rsidR="0021263D" w:rsidRDefault="00000000">
            <w:pPr>
              <w:jc w:val="right"/>
            </w:pPr>
            <w:r>
              <w:t>0.891</w:t>
            </w:r>
          </w:p>
        </w:tc>
      </w:tr>
    </w:tbl>
    <w:p w14:paraId="0A35B328" w14:textId="77777777" w:rsidR="00D35B06" w:rsidRDefault="00D35B06">
      <w:pPr>
        <w:spacing w:before="60" w:after="60" w:line="280" w:lineRule="atLeast"/>
        <w:ind w:left="2608"/>
        <w:rPr>
          <w:i/>
          <w:iCs/>
        </w:rPr>
      </w:pPr>
    </w:p>
    <w:p w14:paraId="4D1F5AFC" w14:textId="085A45D5" w:rsidR="0021263D" w:rsidRDefault="00000000">
      <w:pPr>
        <w:spacing w:before="60" w:after="60" w:line="280" w:lineRule="atLeast"/>
        <w:ind w:left="2608"/>
      </w:pPr>
      <w:r>
        <w:rPr>
          <w:i/>
          <w:iCs/>
        </w:rPr>
        <w:t>3.4. Implementation-Aware Regime Translation</w:t>
      </w:r>
    </w:p>
    <w:p w14:paraId="4D1F5AFD" w14:textId="77777777" w:rsidR="0021263D" w:rsidRDefault="00000000">
      <w:pPr>
        <w:spacing w:line="280" w:lineRule="atLeast"/>
        <w:ind w:left="2608" w:firstLine="425"/>
        <w:jc w:val="both"/>
      </w:pPr>
      <w:r>
        <w:t>Table 7 reports results for the two implementation-aware strategies. Panel A presents TC-aware CVaR specifications. The turnover-constrained specification at τ = 0.10 reduces Regime CVaR-A annual turnover from 225.8% to 59.9%, a reduction of 166 percentage points. Net Sharpe at 10 bps improves from 0.346 to 0.486. Despite these improvements, no TC-aware variant consistently surpasses Static CVaR (net Sharpe 0.551 at 10 bps in this experiment context; see Table 7 note for the scope difference relative to Table 4). The ZEW-swap penalized variant (</w:t>
      </w:r>
      <w:proofErr w:type="spellStart"/>
      <w:r>
        <w:t>ZEW+λ</w:t>
      </w:r>
      <w:proofErr w:type="spellEnd"/>
      <w:r>
        <w:t>=0.005) produces an exploratory net Sharpe of 0.567, which should not be interpreted as evidence of general outperformance: label agreement with the canonical HMM is only 47.9%, and this result is not confirmed in any other specification.</w:t>
      </w:r>
    </w:p>
    <w:p w14:paraId="4D1F5AFE" w14:textId="77777777" w:rsidR="0021263D" w:rsidRDefault="00000000">
      <w:pPr>
        <w:spacing w:line="280" w:lineRule="atLeast"/>
        <w:ind w:left="2608" w:firstLine="425"/>
        <w:jc w:val="both"/>
      </w:pPr>
      <w:r>
        <w:lastRenderedPageBreak/>
        <w:t>Panel B of Table 7 presents regime-constrained CVaR results. This approach achieves near-static performance at 0.522 gross Sharpe (baseline HMM) and 0.519 (ZEW-swap HMM), with annual turnover of 29.2% and 27.0%, respectively, a substantial improvement over the 226% turnover of Regime CVaR-A. Net Sharpe at 10 bps reaches 0.519 and 0.517, within 0.009 of Static CVaR. This approach is also more transparent to a risk committee: it encodes a clear investment policy (reduce equity in stress, maintain defensive floor) rather than a less visible adjustment to the LP scenario set. Figure 5 illustrates the turnover versus net Sharpe frontier across all evaluated specifications.</w:t>
      </w:r>
    </w:p>
    <w:p w14:paraId="4D1F5AFF" w14:textId="77777777" w:rsidR="0021263D" w:rsidRDefault="00000000">
      <w:pPr>
        <w:spacing w:line="280" w:lineRule="atLeast"/>
        <w:ind w:left="2608" w:firstLine="425"/>
        <w:jc w:val="both"/>
      </w:pPr>
      <w:r>
        <w:t>Table 7 uses experiment-specific rebalance grids and is intended for within-experiment comparison only. The Static CVaR row in Table 7 reflects the full 2000 to 2026 rebalance grid (Sharpe 0.553) and is not directly comparable to Table 4 (Sharpe 0.530, label-intersected grid). The main Panel B benchmark for cross-strategy comparison remains Table 4.</w:t>
      </w:r>
    </w:p>
    <w:p w14:paraId="4D1F5B00" w14:textId="77777777" w:rsidR="0021263D" w:rsidRDefault="00000000">
      <w:pPr>
        <w:keepNext/>
        <w:spacing w:before="240" w:after="120" w:line="280" w:lineRule="atLeast"/>
        <w:ind w:left="2608"/>
        <w:jc w:val="both"/>
      </w:pPr>
      <w:r>
        <w:rPr>
          <w:sz w:val="18"/>
          <w:szCs w:val="18"/>
        </w:rPr>
        <w:t>Table 7. TC-Aware CVaR and Regime-Constrained CVaR: Selected Results</w:t>
      </w:r>
    </w:p>
    <w:p w14:paraId="4D1F5B01" w14:textId="77777777" w:rsidR="0021263D" w:rsidRDefault="00000000">
      <w:pPr>
        <w:keepNext/>
        <w:spacing w:after="60" w:line="260" w:lineRule="atLeast"/>
        <w:ind w:left="2608"/>
        <w:jc w:val="both"/>
      </w:pPr>
      <w:r>
        <w:rPr>
          <w:sz w:val="16"/>
          <w:szCs w:val="16"/>
        </w:rPr>
        <w:t xml:space="preserve">Panel A: TC-aware CVaR with turnover budget (τ) and L1 penalty (λ). Panel B: Regime-constrained CVaR with group-level weight bands varying by HMM state. Evaluation window: 2010 to 2026, 808 weeks. ZEW-swap replaces z52_VSTOXX with z52_ZEW_Germany. Ann.TO = annualized one-way turnover. The </w:t>
      </w:r>
      <w:proofErr w:type="spellStart"/>
      <w:r>
        <w:rPr>
          <w:sz w:val="16"/>
          <w:szCs w:val="16"/>
        </w:rPr>
        <w:t>ZEW+λ</w:t>
      </w:r>
      <w:proofErr w:type="spellEnd"/>
      <w:r>
        <w:rPr>
          <w:sz w:val="16"/>
          <w:szCs w:val="16"/>
        </w:rPr>
        <w:t>=0.005 result is exploratory (see text). Static CVaR in this table uses the full 2000-2026 rebalance grid (gross Sharpe 0.553 vs. 0.530 in Table 4 which uses the label-intersected grid; see Section 3.2 note). CVaR: Conditional Value-at-Risk; TC: transaction cost; HMM: Hidden Markov Model.</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1530"/>
        <w:gridCol w:w="1260"/>
        <w:gridCol w:w="1170"/>
        <w:gridCol w:w="1466"/>
      </w:tblGrid>
      <w:tr w:rsidR="0021263D" w14:paraId="4D1F5B07" w14:textId="77777777" w:rsidTr="00D35B06">
        <w:tblPrEx>
          <w:tblCellMar>
            <w:top w:w="0" w:type="dxa"/>
            <w:bottom w:w="0" w:type="dxa"/>
          </w:tblCellMar>
        </w:tblPrEx>
        <w:trPr>
          <w:tblHeader/>
        </w:trPr>
        <w:tc>
          <w:tcPr>
            <w:tcW w:w="50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02" w14:textId="77777777" w:rsidR="0021263D" w:rsidRDefault="00000000">
            <w:r>
              <w:rPr>
                <w:b/>
                <w:bCs/>
              </w:rPr>
              <w:t>Strategy</w:t>
            </w:r>
          </w:p>
        </w:tc>
        <w:tc>
          <w:tcPr>
            <w:tcW w:w="153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03" w14:textId="77777777" w:rsidR="0021263D" w:rsidRDefault="00000000">
            <w:pPr>
              <w:jc w:val="right"/>
            </w:pPr>
            <w:r>
              <w:rPr>
                <w:b/>
                <w:bCs/>
              </w:rPr>
              <w:t>Gross Sharpe</w:t>
            </w:r>
          </w:p>
        </w:tc>
        <w:tc>
          <w:tcPr>
            <w:tcW w:w="12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04" w14:textId="77777777" w:rsidR="0021263D" w:rsidRDefault="00000000">
            <w:pPr>
              <w:jc w:val="right"/>
            </w:pPr>
            <w:proofErr w:type="gramStart"/>
            <w:r>
              <w:rPr>
                <w:b/>
                <w:bCs/>
              </w:rPr>
              <w:t>Net @</w:t>
            </w:r>
            <w:proofErr w:type="gramEnd"/>
            <w:r>
              <w:rPr>
                <w:b/>
                <w:bCs/>
              </w:rPr>
              <w:t>10bps</w:t>
            </w:r>
          </w:p>
        </w:tc>
        <w:tc>
          <w:tcPr>
            <w:tcW w:w="117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05" w14:textId="77777777" w:rsidR="0021263D" w:rsidRDefault="00000000">
            <w:pPr>
              <w:jc w:val="right"/>
            </w:pPr>
            <w:r>
              <w:rPr>
                <w:b/>
                <w:bCs/>
              </w:rPr>
              <w:t>Ann.TO%</w:t>
            </w:r>
          </w:p>
        </w:tc>
        <w:tc>
          <w:tcPr>
            <w:tcW w:w="146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06" w14:textId="77777777" w:rsidR="0021263D" w:rsidRDefault="0021263D">
            <w:pPr>
              <w:jc w:val="right"/>
            </w:pPr>
          </w:p>
        </w:tc>
      </w:tr>
      <w:tr w:rsidR="0021263D" w14:paraId="4D1F5B09" w14:textId="77777777">
        <w:tblPrEx>
          <w:tblCellMar>
            <w:top w:w="0" w:type="dxa"/>
            <w:bottom w:w="0" w:type="dxa"/>
          </w:tblCellMar>
        </w:tblPrEx>
        <w:tc>
          <w:tcPr>
            <w:tcW w:w="10466" w:type="dxa"/>
            <w:gridSpan w:val="5"/>
            <w:tcBorders>
              <w:top w:val="single" w:sz="6" w:space="0" w:color="000000"/>
              <w:left w:val="nil"/>
              <w:bottom w:val="nil"/>
              <w:right w:val="nil"/>
            </w:tcBorders>
            <w:tcMar>
              <w:top w:w="60" w:type="dxa"/>
              <w:left w:w="80" w:type="dxa"/>
              <w:bottom w:w="60" w:type="dxa"/>
              <w:right w:w="80" w:type="dxa"/>
            </w:tcMar>
            <w:vAlign w:val="center"/>
          </w:tcPr>
          <w:p w14:paraId="4D1F5B08" w14:textId="77777777" w:rsidR="0021263D" w:rsidRDefault="00000000">
            <w:r>
              <w:rPr>
                <w:b/>
                <w:bCs/>
              </w:rPr>
              <w:t>Panel A: TC-Aware CVaR</w:t>
            </w:r>
          </w:p>
        </w:tc>
      </w:tr>
      <w:tr w:rsidR="0021263D" w14:paraId="4D1F5B0F"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0A" w14:textId="77777777" w:rsidR="0021263D" w:rsidRDefault="00000000">
            <w:r>
              <w:t>Static CVaR, experiment-grid benchmark</w:t>
            </w:r>
          </w:p>
        </w:tc>
        <w:tc>
          <w:tcPr>
            <w:tcW w:w="1530" w:type="dxa"/>
            <w:tcBorders>
              <w:top w:val="nil"/>
              <w:left w:val="nil"/>
              <w:bottom w:val="nil"/>
              <w:right w:val="nil"/>
            </w:tcBorders>
            <w:tcMar>
              <w:top w:w="60" w:type="dxa"/>
              <w:left w:w="80" w:type="dxa"/>
              <w:bottom w:w="60" w:type="dxa"/>
              <w:right w:w="80" w:type="dxa"/>
            </w:tcMar>
            <w:vAlign w:val="center"/>
          </w:tcPr>
          <w:p w14:paraId="4D1F5B0B" w14:textId="77777777" w:rsidR="0021263D" w:rsidRDefault="00000000">
            <w:pPr>
              <w:jc w:val="right"/>
            </w:pPr>
            <w:r>
              <w:t>0.553</w:t>
            </w:r>
          </w:p>
        </w:tc>
        <w:tc>
          <w:tcPr>
            <w:tcW w:w="1260" w:type="dxa"/>
            <w:tcBorders>
              <w:top w:val="nil"/>
              <w:left w:val="nil"/>
              <w:bottom w:val="nil"/>
              <w:right w:val="nil"/>
            </w:tcBorders>
            <w:tcMar>
              <w:top w:w="60" w:type="dxa"/>
              <w:left w:w="80" w:type="dxa"/>
              <w:bottom w:w="60" w:type="dxa"/>
              <w:right w:w="80" w:type="dxa"/>
            </w:tcMar>
            <w:vAlign w:val="center"/>
          </w:tcPr>
          <w:p w14:paraId="4D1F5B0C" w14:textId="77777777" w:rsidR="0021263D" w:rsidRDefault="00000000">
            <w:pPr>
              <w:jc w:val="right"/>
            </w:pPr>
            <w:r>
              <w:t>0.551</w:t>
            </w:r>
          </w:p>
        </w:tc>
        <w:tc>
          <w:tcPr>
            <w:tcW w:w="1170" w:type="dxa"/>
            <w:tcBorders>
              <w:top w:val="nil"/>
              <w:left w:val="nil"/>
              <w:bottom w:val="nil"/>
              <w:right w:val="nil"/>
            </w:tcBorders>
            <w:tcMar>
              <w:top w:w="60" w:type="dxa"/>
              <w:left w:w="80" w:type="dxa"/>
              <w:bottom w:w="60" w:type="dxa"/>
              <w:right w:w="80" w:type="dxa"/>
            </w:tcMar>
            <w:vAlign w:val="center"/>
          </w:tcPr>
          <w:p w14:paraId="4D1F5B0D" w14:textId="77777777" w:rsidR="0021263D" w:rsidRDefault="00000000">
            <w:pPr>
              <w:jc w:val="right"/>
            </w:pPr>
            <w:r>
              <w:t>20.6%</w:t>
            </w:r>
          </w:p>
        </w:tc>
        <w:tc>
          <w:tcPr>
            <w:tcW w:w="1466" w:type="dxa"/>
            <w:tcBorders>
              <w:top w:val="nil"/>
              <w:left w:val="nil"/>
              <w:bottom w:val="nil"/>
              <w:right w:val="nil"/>
            </w:tcBorders>
            <w:tcMar>
              <w:top w:w="60" w:type="dxa"/>
              <w:left w:w="80" w:type="dxa"/>
              <w:bottom w:w="60" w:type="dxa"/>
              <w:right w:w="80" w:type="dxa"/>
            </w:tcMar>
            <w:vAlign w:val="center"/>
          </w:tcPr>
          <w:p w14:paraId="4D1F5B0E" w14:textId="77777777" w:rsidR="0021263D" w:rsidRDefault="0021263D">
            <w:pPr>
              <w:jc w:val="right"/>
            </w:pPr>
          </w:p>
        </w:tc>
      </w:tr>
      <w:tr w:rsidR="0021263D" w14:paraId="4D1F5B15"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10" w14:textId="77777777" w:rsidR="0021263D" w:rsidRDefault="00000000">
            <w:r>
              <w:t>Regime CVaR-A, unconstrained</w:t>
            </w:r>
          </w:p>
        </w:tc>
        <w:tc>
          <w:tcPr>
            <w:tcW w:w="1530" w:type="dxa"/>
            <w:tcBorders>
              <w:top w:val="nil"/>
              <w:left w:val="nil"/>
              <w:bottom w:val="nil"/>
              <w:right w:val="nil"/>
            </w:tcBorders>
            <w:tcMar>
              <w:top w:w="60" w:type="dxa"/>
              <w:left w:w="80" w:type="dxa"/>
              <w:bottom w:w="60" w:type="dxa"/>
              <w:right w:w="80" w:type="dxa"/>
            </w:tcMar>
            <w:vAlign w:val="center"/>
          </w:tcPr>
          <w:p w14:paraId="4D1F5B11" w14:textId="77777777" w:rsidR="0021263D" w:rsidRDefault="00000000">
            <w:pPr>
              <w:jc w:val="right"/>
            </w:pPr>
            <w:r>
              <w:t>0.365</w:t>
            </w:r>
          </w:p>
        </w:tc>
        <w:tc>
          <w:tcPr>
            <w:tcW w:w="1260" w:type="dxa"/>
            <w:tcBorders>
              <w:top w:val="nil"/>
              <w:left w:val="nil"/>
              <w:bottom w:val="nil"/>
              <w:right w:val="nil"/>
            </w:tcBorders>
            <w:tcMar>
              <w:top w:w="60" w:type="dxa"/>
              <w:left w:w="80" w:type="dxa"/>
              <w:bottom w:w="60" w:type="dxa"/>
              <w:right w:w="80" w:type="dxa"/>
            </w:tcMar>
            <w:vAlign w:val="center"/>
          </w:tcPr>
          <w:p w14:paraId="4D1F5B12" w14:textId="77777777" w:rsidR="0021263D" w:rsidRDefault="00000000">
            <w:pPr>
              <w:jc w:val="right"/>
            </w:pPr>
            <w:r>
              <w:t>0.346</w:t>
            </w:r>
          </w:p>
        </w:tc>
        <w:tc>
          <w:tcPr>
            <w:tcW w:w="1170" w:type="dxa"/>
            <w:tcBorders>
              <w:top w:val="nil"/>
              <w:left w:val="nil"/>
              <w:bottom w:val="nil"/>
              <w:right w:val="nil"/>
            </w:tcBorders>
            <w:tcMar>
              <w:top w:w="60" w:type="dxa"/>
              <w:left w:w="80" w:type="dxa"/>
              <w:bottom w:w="60" w:type="dxa"/>
              <w:right w:w="80" w:type="dxa"/>
            </w:tcMar>
            <w:vAlign w:val="center"/>
          </w:tcPr>
          <w:p w14:paraId="4D1F5B13" w14:textId="77777777" w:rsidR="0021263D" w:rsidRDefault="00000000">
            <w:pPr>
              <w:jc w:val="right"/>
            </w:pPr>
            <w:r>
              <w:t>225.8%</w:t>
            </w:r>
          </w:p>
        </w:tc>
        <w:tc>
          <w:tcPr>
            <w:tcW w:w="1466" w:type="dxa"/>
            <w:tcBorders>
              <w:top w:val="nil"/>
              <w:left w:val="nil"/>
              <w:bottom w:val="nil"/>
              <w:right w:val="nil"/>
            </w:tcBorders>
            <w:tcMar>
              <w:top w:w="60" w:type="dxa"/>
              <w:left w:w="80" w:type="dxa"/>
              <w:bottom w:w="60" w:type="dxa"/>
              <w:right w:w="80" w:type="dxa"/>
            </w:tcMar>
            <w:vAlign w:val="center"/>
          </w:tcPr>
          <w:p w14:paraId="4D1F5B14" w14:textId="77777777" w:rsidR="0021263D" w:rsidRDefault="0021263D">
            <w:pPr>
              <w:jc w:val="right"/>
            </w:pPr>
          </w:p>
        </w:tc>
      </w:tr>
      <w:tr w:rsidR="0021263D" w14:paraId="4D1F5B1B"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16" w14:textId="77777777" w:rsidR="0021263D" w:rsidRDefault="00000000">
            <w:r>
              <w:t>Regime CVaR-A, τ=0.10</w:t>
            </w:r>
          </w:p>
        </w:tc>
        <w:tc>
          <w:tcPr>
            <w:tcW w:w="1530" w:type="dxa"/>
            <w:tcBorders>
              <w:top w:val="nil"/>
              <w:left w:val="nil"/>
              <w:bottom w:val="nil"/>
              <w:right w:val="nil"/>
            </w:tcBorders>
            <w:tcMar>
              <w:top w:w="60" w:type="dxa"/>
              <w:left w:w="80" w:type="dxa"/>
              <w:bottom w:w="60" w:type="dxa"/>
              <w:right w:w="80" w:type="dxa"/>
            </w:tcMar>
            <w:vAlign w:val="center"/>
          </w:tcPr>
          <w:p w14:paraId="4D1F5B17" w14:textId="77777777" w:rsidR="0021263D" w:rsidRDefault="00000000">
            <w:pPr>
              <w:jc w:val="right"/>
            </w:pPr>
            <w:r>
              <w:t>0.491</w:t>
            </w:r>
          </w:p>
        </w:tc>
        <w:tc>
          <w:tcPr>
            <w:tcW w:w="1260" w:type="dxa"/>
            <w:tcBorders>
              <w:top w:val="nil"/>
              <w:left w:val="nil"/>
              <w:bottom w:val="nil"/>
              <w:right w:val="nil"/>
            </w:tcBorders>
            <w:tcMar>
              <w:top w:w="60" w:type="dxa"/>
              <w:left w:w="80" w:type="dxa"/>
              <w:bottom w:w="60" w:type="dxa"/>
              <w:right w:w="80" w:type="dxa"/>
            </w:tcMar>
            <w:vAlign w:val="center"/>
          </w:tcPr>
          <w:p w14:paraId="4D1F5B18" w14:textId="77777777" w:rsidR="0021263D" w:rsidRDefault="00000000">
            <w:pPr>
              <w:jc w:val="right"/>
            </w:pPr>
            <w:r>
              <w:t>0.486</w:t>
            </w:r>
          </w:p>
        </w:tc>
        <w:tc>
          <w:tcPr>
            <w:tcW w:w="1170" w:type="dxa"/>
            <w:tcBorders>
              <w:top w:val="nil"/>
              <w:left w:val="nil"/>
              <w:bottom w:val="nil"/>
              <w:right w:val="nil"/>
            </w:tcBorders>
            <w:tcMar>
              <w:top w:w="60" w:type="dxa"/>
              <w:left w:w="80" w:type="dxa"/>
              <w:bottom w:w="60" w:type="dxa"/>
              <w:right w:w="80" w:type="dxa"/>
            </w:tcMar>
            <w:vAlign w:val="center"/>
          </w:tcPr>
          <w:p w14:paraId="4D1F5B19" w14:textId="77777777" w:rsidR="0021263D" w:rsidRDefault="00000000">
            <w:pPr>
              <w:jc w:val="right"/>
            </w:pPr>
            <w:r>
              <w:t>59.9%</w:t>
            </w:r>
          </w:p>
        </w:tc>
        <w:tc>
          <w:tcPr>
            <w:tcW w:w="1466" w:type="dxa"/>
            <w:tcBorders>
              <w:top w:val="nil"/>
              <w:left w:val="nil"/>
              <w:bottom w:val="nil"/>
              <w:right w:val="nil"/>
            </w:tcBorders>
            <w:tcMar>
              <w:top w:w="60" w:type="dxa"/>
              <w:left w:w="80" w:type="dxa"/>
              <w:bottom w:w="60" w:type="dxa"/>
              <w:right w:w="80" w:type="dxa"/>
            </w:tcMar>
            <w:vAlign w:val="center"/>
          </w:tcPr>
          <w:p w14:paraId="4D1F5B1A" w14:textId="77777777" w:rsidR="0021263D" w:rsidRDefault="0021263D">
            <w:pPr>
              <w:jc w:val="right"/>
            </w:pPr>
          </w:p>
        </w:tc>
      </w:tr>
      <w:tr w:rsidR="0021263D" w14:paraId="4D1F5B21"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1C" w14:textId="77777777" w:rsidR="0021263D" w:rsidRDefault="00000000">
            <w:r>
              <w:t>Regime CVaR-A, τ=0.20</w:t>
            </w:r>
          </w:p>
        </w:tc>
        <w:tc>
          <w:tcPr>
            <w:tcW w:w="1530" w:type="dxa"/>
            <w:tcBorders>
              <w:top w:val="nil"/>
              <w:left w:val="nil"/>
              <w:bottom w:val="nil"/>
              <w:right w:val="nil"/>
            </w:tcBorders>
            <w:tcMar>
              <w:top w:w="60" w:type="dxa"/>
              <w:left w:w="80" w:type="dxa"/>
              <w:bottom w:w="60" w:type="dxa"/>
              <w:right w:w="80" w:type="dxa"/>
            </w:tcMar>
            <w:vAlign w:val="center"/>
          </w:tcPr>
          <w:p w14:paraId="4D1F5B1D" w14:textId="77777777" w:rsidR="0021263D" w:rsidRDefault="00000000">
            <w:pPr>
              <w:jc w:val="right"/>
            </w:pPr>
            <w:r>
              <w:t>0.449</w:t>
            </w:r>
          </w:p>
        </w:tc>
        <w:tc>
          <w:tcPr>
            <w:tcW w:w="1260" w:type="dxa"/>
            <w:tcBorders>
              <w:top w:val="nil"/>
              <w:left w:val="nil"/>
              <w:bottom w:val="nil"/>
              <w:right w:val="nil"/>
            </w:tcBorders>
            <w:tcMar>
              <w:top w:w="60" w:type="dxa"/>
              <w:left w:w="80" w:type="dxa"/>
              <w:bottom w:w="60" w:type="dxa"/>
              <w:right w:w="80" w:type="dxa"/>
            </w:tcMar>
            <w:vAlign w:val="center"/>
          </w:tcPr>
          <w:p w14:paraId="4D1F5B1E" w14:textId="77777777" w:rsidR="0021263D" w:rsidRDefault="00000000">
            <w:pPr>
              <w:jc w:val="right"/>
            </w:pPr>
            <w:r>
              <w:t>0.440</w:t>
            </w:r>
          </w:p>
        </w:tc>
        <w:tc>
          <w:tcPr>
            <w:tcW w:w="1170" w:type="dxa"/>
            <w:tcBorders>
              <w:top w:val="nil"/>
              <w:left w:val="nil"/>
              <w:bottom w:val="nil"/>
              <w:right w:val="nil"/>
            </w:tcBorders>
            <w:tcMar>
              <w:top w:w="60" w:type="dxa"/>
              <w:left w:w="80" w:type="dxa"/>
              <w:bottom w:w="60" w:type="dxa"/>
              <w:right w:w="80" w:type="dxa"/>
            </w:tcMar>
            <w:vAlign w:val="center"/>
          </w:tcPr>
          <w:p w14:paraId="4D1F5B1F" w14:textId="77777777" w:rsidR="0021263D" w:rsidRDefault="00000000">
            <w:pPr>
              <w:jc w:val="right"/>
            </w:pPr>
            <w:r>
              <w:t>101.2%</w:t>
            </w:r>
          </w:p>
        </w:tc>
        <w:tc>
          <w:tcPr>
            <w:tcW w:w="1466" w:type="dxa"/>
            <w:tcBorders>
              <w:top w:val="nil"/>
              <w:left w:val="nil"/>
              <w:bottom w:val="nil"/>
              <w:right w:val="nil"/>
            </w:tcBorders>
            <w:tcMar>
              <w:top w:w="60" w:type="dxa"/>
              <w:left w:w="80" w:type="dxa"/>
              <w:bottom w:w="60" w:type="dxa"/>
              <w:right w:w="80" w:type="dxa"/>
            </w:tcMar>
            <w:vAlign w:val="center"/>
          </w:tcPr>
          <w:p w14:paraId="4D1F5B20" w14:textId="77777777" w:rsidR="0021263D" w:rsidRDefault="0021263D">
            <w:pPr>
              <w:jc w:val="right"/>
            </w:pPr>
          </w:p>
        </w:tc>
      </w:tr>
      <w:tr w:rsidR="0021263D" w14:paraId="4D1F5B27"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22" w14:textId="77777777" w:rsidR="0021263D" w:rsidRDefault="00000000">
            <w:r>
              <w:t>Weighted CVaR, τ=0.10</w:t>
            </w:r>
          </w:p>
        </w:tc>
        <w:tc>
          <w:tcPr>
            <w:tcW w:w="1530" w:type="dxa"/>
            <w:tcBorders>
              <w:top w:val="nil"/>
              <w:left w:val="nil"/>
              <w:bottom w:val="nil"/>
              <w:right w:val="nil"/>
            </w:tcBorders>
            <w:tcMar>
              <w:top w:w="60" w:type="dxa"/>
              <w:left w:w="80" w:type="dxa"/>
              <w:bottom w:w="60" w:type="dxa"/>
              <w:right w:w="80" w:type="dxa"/>
            </w:tcMar>
            <w:vAlign w:val="center"/>
          </w:tcPr>
          <w:p w14:paraId="4D1F5B23" w14:textId="77777777" w:rsidR="0021263D" w:rsidRDefault="00000000">
            <w:pPr>
              <w:jc w:val="right"/>
            </w:pPr>
            <w:r>
              <w:t>0.492</w:t>
            </w:r>
          </w:p>
        </w:tc>
        <w:tc>
          <w:tcPr>
            <w:tcW w:w="1260" w:type="dxa"/>
            <w:tcBorders>
              <w:top w:val="nil"/>
              <w:left w:val="nil"/>
              <w:bottom w:val="nil"/>
              <w:right w:val="nil"/>
            </w:tcBorders>
            <w:tcMar>
              <w:top w:w="60" w:type="dxa"/>
              <w:left w:w="80" w:type="dxa"/>
              <w:bottom w:w="60" w:type="dxa"/>
              <w:right w:w="80" w:type="dxa"/>
            </w:tcMar>
            <w:vAlign w:val="center"/>
          </w:tcPr>
          <w:p w14:paraId="4D1F5B24" w14:textId="77777777" w:rsidR="0021263D" w:rsidRDefault="00000000">
            <w:pPr>
              <w:jc w:val="right"/>
            </w:pPr>
            <w:r>
              <w:t>0.486</w:t>
            </w:r>
          </w:p>
        </w:tc>
        <w:tc>
          <w:tcPr>
            <w:tcW w:w="1170" w:type="dxa"/>
            <w:tcBorders>
              <w:top w:val="nil"/>
              <w:left w:val="nil"/>
              <w:bottom w:val="nil"/>
              <w:right w:val="nil"/>
            </w:tcBorders>
            <w:tcMar>
              <w:top w:w="60" w:type="dxa"/>
              <w:left w:w="80" w:type="dxa"/>
              <w:bottom w:w="60" w:type="dxa"/>
              <w:right w:w="80" w:type="dxa"/>
            </w:tcMar>
            <w:vAlign w:val="center"/>
          </w:tcPr>
          <w:p w14:paraId="4D1F5B25" w14:textId="77777777" w:rsidR="0021263D" w:rsidRDefault="00000000">
            <w:pPr>
              <w:jc w:val="right"/>
            </w:pPr>
            <w:r>
              <w:t>61.5%</w:t>
            </w:r>
          </w:p>
        </w:tc>
        <w:tc>
          <w:tcPr>
            <w:tcW w:w="1466" w:type="dxa"/>
            <w:tcBorders>
              <w:top w:val="nil"/>
              <w:left w:val="nil"/>
              <w:bottom w:val="nil"/>
              <w:right w:val="nil"/>
            </w:tcBorders>
            <w:tcMar>
              <w:top w:w="60" w:type="dxa"/>
              <w:left w:w="80" w:type="dxa"/>
              <w:bottom w:w="60" w:type="dxa"/>
              <w:right w:w="80" w:type="dxa"/>
            </w:tcMar>
            <w:vAlign w:val="center"/>
          </w:tcPr>
          <w:p w14:paraId="4D1F5B26" w14:textId="77777777" w:rsidR="0021263D" w:rsidRDefault="0021263D">
            <w:pPr>
              <w:jc w:val="right"/>
            </w:pPr>
          </w:p>
        </w:tc>
      </w:tr>
      <w:tr w:rsidR="0021263D" w14:paraId="4D1F5B2D"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28" w14:textId="77777777" w:rsidR="0021263D" w:rsidRDefault="00000000">
            <w:r>
              <w:t xml:space="preserve">Weighted CVaR, </w:t>
            </w:r>
            <w:proofErr w:type="spellStart"/>
            <w:r>
              <w:t>ZEW+λ</w:t>
            </w:r>
            <w:proofErr w:type="spellEnd"/>
            <w:r>
              <w:t>=0.005*</w:t>
            </w:r>
          </w:p>
        </w:tc>
        <w:tc>
          <w:tcPr>
            <w:tcW w:w="1530" w:type="dxa"/>
            <w:tcBorders>
              <w:top w:val="nil"/>
              <w:left w:val="nil"/>
              <w:bottom w:val="nil"/>
              <w:right w:val="nil"/>
            </w:tcBorders>
            <w:tcMar>
              <w:top w:w="60" w:type="dxa"/>
              <w:left w:w="80" w:type="dxa"/>
              <w:bottom w:w="60" w:type="dxa"/>
              <w:right w:w="80" w:type="dxa"/>
            </w:tcMar>
            <w:vAlign w:val="center"/>
          </w:tcPr>
          <w:p w14:paraId="4D1F5B29" w14:textId="77777777" w:rsidR="0021263D" w:rsidRDefault="00000000">
            <w:pPr>
              <w:jc w:val="right"/>
            </w:pPr>
            <w:r>
              <w:t>0.572</w:t>
            </w:r>
          </w:p>
        </w:tc>
        <w:tc>
          <w:tcPr>
            <w:tcW w:w="1260" w:type="dxa"/>
            <w:tcBorders>
              <w:top w:val="nil"/>
              <w:left w:val="nil"/>
              <w:bottom w:val="nil"/>
              <w:right w:val="nil"/>
            </w:tcBorders>
            <w:tcMar>
              <w:top w:w="60" w:type="dxa"/>
              <w:left w:w="80" w:type="dxa"/>
              <w:bottom w:w="60" w:type="dxa"/>
              <w:right w:w="80" w:type="dxa"/>
            </w:tcMar>
            <w:vAlign w:val="center"/>
          </w:tcPr>
          <w:p w14:paraId="4D1F5B2A" w14:textId="77777777" w:rsidR="0021263D" w:rsidRDefault="00000000">
            <w:pPr>
              <w:jc w:val="right"/>
            </w:pPr>
            <w:r>
              <w:t>0.567</w:t>
            </w:r>
          </w:p>
        </w:tc>
        <w:tc>
          <w:tcPr>
            <w:tcW w:w="1170" w:type="dxa"/>
            <w:tcBorders>
              <w:top w:val="nil"/>
              <w:left w:val="nil"/>
              <w:bottom w:val="nil"/>
              <w:right w:val="nil"/>
            </w:tcBorders>
            <w:tcMar>
              <w:top w:w="60" w:type="dxa"/>
              <w:left w:w="80" w:type="dxa"/>
              <w:bottom w:w="60" w:type="dxa"/>
              <w:right w:w="80" w:type="dxa"/>
            </w:tcMar>
            <w:vAlign w:val="center"/>
          </w:tcPr>
          <w:p w14:paraId="4D1F5B2B" w14:textId="77777777" w:rsidR="0021263D" w:rsidRDefault="00000000">
            <w:pPr>
              <w:jc w:val="right"/>
            </w:pPr>
            <w:r>
              <w:t>64.8%</w:t>
            </w:r>
          </w:p>
        </w:tc>
        <w:tc>
          <w:tcPr>
            <w:tcW w:w="1466" w:type="dxa"/>
            <w:tcBorders>
              <w:top w:val="nil"/>
              <w:left w:val="nil"/>
              <w:bottom w:val="nil"/>
              <w:right w:val="nil"/>
            </w:tcBorders>
            <w:tcMar>
              <w:top w:w="60" w:type="dxa"/>
              <w:left w:w="80" w:type="dxa"/>
              <w:bottom w:w="60" w:type="dxa"/>
              <w:right w:w="80" w:type="dxa"/>
            </w:tcMar>
            <w:vAlign w:val="center"/>
          </w:tcPr>
          <w:p w14:paraId="4D1F5B2C" w14:textId="77777777" w:rsidR="0021263D" w:rsidRDefault="00000000">
            <w:pPr>
              <w:jc w:val="right"/>
            </w:pPr>
            <w:r>
              <w:t>*Exploratory</w:t>
            </w:r>
          </w:p>
        </w:tc>
      </w:tr>
      <w:tr w:rsidR="0021263D" w14:paraId="4D1F5B2F" w14:textId="77777777">
        <w:tblPrEx>
          <w:tblCellMar>
            <w:top w:w="0" w:type="dxa"/>
            <w:bottom w:w="0" w:type="dxa"/>
          </w:tblCellMar>
        </w:tblPrEx>
        <w:tc>
          <w:tcPr>
            <w:tcW w:w="10466" w:type="dxa"/>
            <w:gridSpan w:val="5"/>
            <w:tcBorders>
              <w:top w:val="single" w:sz="6" w:space="0" w:color="000000"/>
              <w:left w:val="nil"/>
              <w:bottom w:val="nil"/>
              <w:right w:val="nil"/>
            </w:tcBorders>
            <w:tcMar>
              <w:top w:w="60" w:type="dxa"/>
              <w:left w:w="80" w:type="dxa"/>
              <w:bottom w:w="60" w:type="dxa"/>
              <w:right w:w="80" w:type="dxa"/>
            </w:tcMar>
            <w:vAlign w:val="center"/>
          </w:tcPr>
          <w:p w14:paraId="4D1F5B2E" w14:textId="77777777" w:rsidR="0021263D" w:rsidRDefault="00000000">
            <w:r>
              <w:rPr>
                <w:b/>
                <w:bCs/>
              </w:rPr>
              <w:t>Panel B: Regime-Constrained CVaR (Weight-Band Approach)</w:t>
            </w:r>
          </w:p>
        </w:tc>
      </w:tr>
      <w:tr w:rsidR="0021263D" w14:paraId="4D1F5B35"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30" w14:textId="77777777" w:rsidR="0021263D" w:rsidRDefault="00000000">
            <w:r>
              <w:t>Static CVaR, experiment-grid benchmark</w:t>
            </w:r>
          </w:p>
        </w:tc>
        <w:tc>
          <w:tcPr>
            <w:tcW w:w="1530" w:type="dxa"/>
            <w:tcBorders>
              <w:top w:val="nil"/>
              <w:left w:val="nil"/>
              <w:bottom w:val="nil"/>
              <w:right w:val="nil"/>
            </w:tcBorders>
            <w:tcMar>
              <w:top w:w="60" w:type="dxa"/>
              <w:left w:w="80" w:type="dxa"/>
              <w:bottom w:w="60" w:type="dxa"/>
              <w:right w:w="80" w:type="dxa"/>
            </w:tcMar>
            <w:vAlign w:val="center"/>
          </w:tcPr>
          <w:p w14:paraId="4D1F5B31" w14:textId="77777777" w:rsidR="0021263D" w:rsidRDefault="00000000">
            <w:pPr>
              <w:jc w:val="right"/>
            </w:pPr>
            <w:r>
              <w:t>0.553</w:t>
            </w:r>
          </w:p>
        </w:tc>
        <w:tc>
          <w:tcPr>
            <w:tcW w:w="1260" w:type="dxa"/>
            <w:tcBorders>
              <w:top w:val="nil"/>
              <w:left w:val="nil"/>
              <w:bottom w:val="nil"/>
              <w:right w:val="nil"/>
            </w:tcBorders>
            <w:tcMar>
              <w:top w:w="60" w:type="dxa"/>
              <w:left w:w="80" w:type="dxa"/>
              <w:bottom w:w="60" w:type="dxa"/>
              <w:right w:w="80" w:type="dxa"/>
            </w:tcMar>
            <w:vAlign w:val="center"/>
          </w:tcPr>
          <w:p w14:paraId="4D1F5B32" w14:textId="77777777" w:rsidR="0021263D" w:rsidRDefault="00000000">
            <w:pPr>
              <w:jc w:val="right"/>
            </w:pPr>
            <w:r>
              <w:t>0.551</w:t>
            </w:r>
          </w:p>
        </w:tc>
        <w:tc>
          <w:tcPr>
            <w:tcW w:w="1170" w:type="dxa"/>
            <w:tcBorders>
              <w:top w:val="nil"/>
              <w:left w:val="nil"/>
              <w:bottom w:val="nil"/>
              <w:right w:val="nil"/>
            </w:tcBorders>
            <w:tcMar>
              <w:top w:w="60" w:type="dxa"/>
              <w:left w:w="80" w:type="dxa"/>
              <w:bottom w:w="60" w:type="dxa"/>
              <w:right w:w="80" w:type="dxa"/>
            </w:tcMar>
            <w:vAlign w:val="center"/>
          </w:tcPr>
          <w:p w14:paraId="4D1F5B33" w14:textId="77777777" w:rsidR="0021263D" w:rsidRDefault="00000000">
            <w:pPr>
              <w:jc w:val="right"/>
            </w:pPr>
            <w:r>
              <w:t>20.6%</w:t>
            </w:r>
          </w:p>
        </w:tc>
        <w:tc>
          <w:tcPr>
            <w:tcW w:w="1466" w:type="dxa"/>
            <w:tcBorders>
              <w:top w:val="nil"/>
              <w:left w:val="nil"/>
              <w:bottom w:val="nil"/>
              <w:right w:val="nil"/>
            </w:tcBorders>
            <w:tcMar>
              <w:top w:w="60" w:type="dxa"/>
              <w:left w:w="80" w:type="dxa"/>
              <w:bottom w:w="60" w:type="dxa"/>
              <w:right w:w="80" w:type="dxa"/>
            </w:tcMar>
            <w:vAlign w:val="center"/>
          </w:tcPr>
          <w:p w14:paraId="4D1F5B34" w14:textId="77777777" w:rsidR="0021263D" w:rsidRDefault="0021263D">
            <w:pPr>
              <w:jc w:val="right"/>
            </w:pPr>
          </w:p>
        </w:tc>
      </w:tr>
      <w:tr w:rsidR="0021263D" w14:paraId="4D1F5B3B"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36" w14:textId="77777777" w:rsidR="0021263D" w:rsidRDefault="00000000">
            <w:r>
              <w:t>Regime-Constrained CVaR (baseline HMM)</w:t>
            </w:r>
          </w:p>
        </w:tc>
        <w:tc>
          <w:tcPr>
            <w:tcW w:w="1530" w:type="dxa"/>
            <w:tcBorders>
              <w:top w:val="nil"/>
              <w:left w:val="nil"/>
              <w:bottom w:val="nil"/>
              <w:right w:val="nil"/>
            </w:tcBorders>
            <w:tcMar>
              <w:top w:w="60" w:type="dxa"/>
              <w:left w:w="80" w:type="dxa"/>
              <w:bottom w:w="60" w:type="dxa"/>
              <w:right w:w="80" w:type="dxa"/>
            </w:tcMar>
            <w:vAlign w:val="center"/>
          </w:tcPr>
          <w:p w14:paraId="4D1F5B37" w14:textId="77777777" w:rsidR="0021263D" w:rsidRDefault="00000000">
            <w:pPr>
              <w:jc w:val="right"/>
            </w:pPr>
            <w:r>
              <w:t>0.522</w:t>
            </w:r>
          </w:p>
        </w:tc>
        <w:tc>
          <w:tcPr>
            <w:tcW w:w="1260" w:type="dxa"/>
            <w:tcBorders>
              <w:top w:val="nil"/>
              <w:left w:val="nil"/>
              <w:bottom w:val="nil"/>
              <w:right w:val="nil"/>
            </w:tcBorders>
            <w:tcMar>
              <w:top w:w="60" w:type="dxa"/>
              <w:left w:w="80" w:type="dxa"/>
              <w:bottom w:w="60" w:type="dxa"/>
              <w:right w:w="80" w:type="dxa"/>
            </w:tcMar>
            <w:vAlign w:val="center"/>
          </w:tcPr>
          <w:p w14:paraId="4D1F5B38" w14:textId="77777777" w:rsidR="0021263D" w:rsidRDefault="00000000">
            <w:pPr>
              <w:jc w:val="right"/>
            </w:pPr>
            <w:r>
              <w:t>0.519</w:t>
            </w:r>
          </w:p>
        </w:tc>
        <w:tc>
          <w:tcPr>
            <w:tcW w:w="1170" w:type="dxa"/>
            <w:tcBorders>
              <w:top w:val="nil"/>
              <w:left w:val="nil"/>
              <w:bottom w:val="nil"/>
              <w:right w:val="nil"/>
            </w:tcBorders>
            <w:tcMar>
              <w:top w:w="60" w:type="dxa"/>
              <w:left w:w="80" w:type="dxa"/>
              <w:bottom w:w="60" w:type="dxa"/>
              <w:right w:w="80" w:type="dxa"/>
            </w:tcMar>
            <w:vAlign w:val="center"/>
          </w:tcPr>
          <w:p w14:paraId="4D1F5B39" w14:textId="77777777" w:rsidR="0021263D" w:rsidRDefault="00000000">
            <w:pPr>
              <w:jc w:val="right"/>
            </w:pPr>
            <w:r>
              <w:t>29.2%</w:t>
            </w:r>
          </w:p>
        </w:tc>
        <w:tc>
          <w:tcPr>
            <w:tcW w:w="1466" w:type="dxa"/>
            <w:tcBorders>
              <w:top w:val="nil"/>
              <w:left w:val="nil"/>
              <w:bottom w:val="nil"/>
              <w:right w:val="nil"/>
            </w:tcBorders>
            <w:tcMar>
              <w:top w:w="60" w:type="dxa"/>
              <w:left w:w="80" w:type="dxa"/>
              <w:bottom w:w="60" w:type="dxa"/>
              <w:right w:w="80" w:type="dxa"/>
            </w:tcMar>
            <w:vAlign w:val="center"/>
          </w:tcPr>
          <w:p w14:paraId="4D1F5B3A" w14:textId="77777777" w:rsidR="0021263D" w:rsidRDefault="0021263D">
            <w:pPr>
              <w:jc w:val="right"/>
            </w:pPr>
          </w:p>
        </w:tc>
      </w:tr>
      <w:tr w:rsidR="0021263D" w14:paraId="4D1F5B41" w14:textId="77777777" w:rsidTr="00D35B06">
        <w:tblPrEx>
          <w:tblCellMar>
            <w:top w:w="0" w:type="dxa"/>
            <w:bottom w:w="0" w:type="dxa"/>
          </w:tblCellMar>
        </w:tblPrEx>
        <w:tc>
          <w:tcPr>
            <w:tcW w:w="5040" w:type="dxa"/>
            <w:tcBorders>
              <w:top w:val="nil"/>
              <w:left w:val="nil"/>
              <w:bottom w:val="nil"/>
              <w:right w:val="nil"/>
            </w:tcBorders>
            <w:tcMar>
              <w:top w:w="60" w:type="dxa"/>
              <w:left w:w="80" w:type="dxa"/>
              <w:bottom w:w="60" w:type="dxa"/>
              <w:right w:w="80" w:type="dxa"/>
            </w:tcMar>
            <w:vAlign w:val="center"/>
          </w:tcPr>
          <w:p w14:paraId="4D1F5B3C" w14:textId="77777777" w:rsidR="0021263D" w:rsidRDefault="00000000">
            <w:r>
              <w:t>Regime-Constrained CVaR (ZEW-swap HMM)</w:t>
            </w:r>
          </w:p>
        </w:tc>
        <w:tc>
          <w:tcPr>
            <w:tcW w:w="1530" w:type="dxa"/>
            <w:tcBorders>
              <w:top w:val="nil"/>
              <w:left w:val="nil"/>
              <w:bottom w:val="nil"/>
              <w:right w:val="nil"/>
            </w:tcBorders>
            <w:tcMar>
              <w:top w:w="60" w:type="dxa"/>
              <w:left w:w="80" w:type="dxa"/>
              <w:bottom w:w="60" w:type="dxa"/>
              <w:right w:w="80" w:type="dxa"/>
            </w:tcMar>
            <w:vAlign w:val="center"/>
          </w:tcPr>
          <w:p w14:paraId="4D1F5B3D" w14:textId="77777777" w:rsidR="0021263D" w:rsidRDefault="00000000">
            <w:pPr>
              <w:jc w:val="right"/>
            </w:pPr>
            <w:r>
              <w:t>0.519</w:t>
            </w:r>
          </w:p>
        </w:tc>
        <w:tc>
          <w:tcPr>
            <w:tcW w:w="1260" w:type="dxa"/>
            <w:tcBorders>
              <w:top w:val="nil"/>
              <w:left w:val="nil"/>
              <w:bottom w:val="nil"/>
              <w:right w:val="nil"/>
            </w:tcBorders>
            <w:tcMar>
              <w:top w:w="60" w:type="dxa"/>
              <w:left w:w="80" w:type="dxa"/>
              <w:bottom w:w="60" w:type="dxa"/>
              <w:right w:w="80" w:type="dxa"/>
            </w:tcMar>
            <w:vAlign w:val="center"/>
          </w:tcPr>
          <w:p w14:paraId="4D1F5B3E" w14:textId="77777777" w:rsidR="0021263D" w:rsidRDefault="00000000">
            <w:pPr>
              <w:jc w:val="right"/>
            </w:pPr>
            <w:r>
              <w:t>0.517</w:t>
            </w:r>
          </w:p>
        </w:tc>
        <w:tc>
          <w:tcPr>
            <w:tcW w:w="1170" w:type="dxa"/>
            <w:tcBorders>
              <w:top w:val="nil"/>
              <w:left w:val="nil"/>
              <w:bottom w:val="nil"/>
              <w:right w:val="nil"/>
            </w:tcBorders>
            <w:tcMar>
              <w:top w:w="60" w:type="dxa"/>
              <w:left w:w="80" w:type="dxa"/>
              <w:bottom w:w="60" w:type="dxa"/>
              <w:right w:w="80" w:type="dxa"/>
            </w:tcMar>
            <w:vAlign w:val="center"/>
          </w:tcPr>
          <w:p w14:paraId="4D1F5B3F" w14:textId="77777777" w:rsidR="0021263D" w:rsidRDefault="00000000">
            <w:pPr>
              <w:jc w:val="right"/>
            </w:pPr>
            <w:r>
              <w:t>27.0%</w:t>
            </w:r>
          </w:p>
        </w:tc>
        <w:tc>
          <w:tcPr>
            <w:tcW w:w="1466" w:type="dxa"/>
            <w:tcBorders>
              <w:top w:val="nil"/>
              <w:left w:val="nil"/>
              <w:bottom w:val="nil"/>
              <w:right w:val="nil"/>
            </w:tcBorders>
            <w:tcMar>
              <w:top w:w="60" w:type="dxa"/>
              <w:left w:w="80" w:type="dxa"/>
              <w:bottom w:w="60" w:type="dxa"/>
              <w:right w:w="80" w:type="dxa"/>
            </w:tcMar>
            <w:vAlign w:val="center"/>
          </w:tcPr>
          <w:p w14:paraId="4D1F5B40" w14:textId="77777777" w:rsidR="0021263D" w:rsidRDefault="0021263D">
            <w:pPr>
              <w:jc w:val="right"/>
            </w:pPr>
          </w:p>
        </w:tc>
      </w:tr>
      <w:tr w:rsidR="0021263D" w14:paraId="4D1F5B47" w14:textId="77777777" w:rsidTr="00D35B06">
        <w:tblPrEx>
          <w:tblCellMar>
            <w:top w:w="0" w:type="dxa"/>
            <w:bottom w:w="0" w:type="dxa"/>
          </w:tblCellMar>
        </w:tblPrEx>
        <w:tc>
          <w:tcPr>
            <w:tcW w:w="50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42" w14:textId="77777777" w:rsidR="0021263D" w:rsidRDefault="00000000">
            <w:r>
              <w:t>Regime CVaR-A (baseline, for reference)</w:t>
            </w:r>
          </w:p>
        </w:tc>
        <w:tc>
          <w:tcPr>
            <w:tcW w:w="153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43" w14:textId="77777777" w:rsidR="0021263D" w:rsidRDefault="00000000">
            <w:pPr>
              <w:jc w:val="right"/>
            </w:pPr>
            <w:r>
              <w:t>0.365</w:t>
            </w:r>
          </w:p>
        </w:tc>
        <w:tc>
          <w:tcPr>
            <w:tcW w:w="12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44" w14:textId="77777777" w:rsidR="0021263D" w:rsidRDefault="00000000">
            <w:pPr>
              <w:jc w:val="right"/>
            </w:pPr>
            <w:r>
              <w:t>0.346</w:t>
            </w:r>
          </w:p>
        </w:tc>
        <w:tc>
          <w:tcPr>
            <w:tcW w:w="117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45" w14:textId="77777777" w:rsidR="0021263D" w:rsidRDefault="00000000">
            <w:pPr>
              <w:jc w:val="right"/>
            </w:pPr>
            <w:r>
              <w:t>225.8%</w:t>
            </w:r>
          </w:p>
        </w:tc>
        <w:tc>
          <w:tcPr>
            <w:tcW w:w="1466"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46" w14:textId="77777777" w:rsidR="0021263D" w:rsidRDefault="0021263D">
            <w:pPr>
              <w:jc w:val="right"/>
            </w:pPr>
          </w:p>
        </w:tc>
      </w:tr>
    </w:tbl>
    <w:p w14:paraId="14FBB219" w14:textId="77777777" w:rsidR="00D35B06" w:rsidRDefault="00D35B06">
      <w:pPr>
        <w:spacing w:before="120" w:after="240" w:line="280" w:lineRule="atLeast"/>
        <w:ind w:left="2608"/>
        <w:jc w:val="both"/>
        <w:rPr>
          <w:sz w:val="18"/>
          <w:szCs w:val="18"/>
        </w:rPr>
      </w:pPr>
    </w:p>
    <w:p w14:paraId="79DCD975" w14:textId="77777777" w:rsidR="00D35B06" w:rsidRDefault="00D35B06">
      <w:pPr>
        <w:spacing w:before="120" w:after="240" w:line="280" w:lineRule="atLeast"/>
        <w:ind w:left="2608"/>
        <w:jc w:val="both"/>
        <w:rPr>
          <w:sz w:val="18"/>
          <w:szCs w:val="18"/>
        </w:rPr>
      </w:pPr>
    </w:p>
    <w:p w14:paraId="1C10FCD9" w14:textId="77777777" w:rsidR="00D35B06" w:rsidRDefault="00D35B06">
      <w:pPr>
        <w:spacing w:before="120" w:after="240" w:line="280" w:lineRule="atLeast"/>
        <w:ind w:left="2608"/>
        <w:jc w:val="both"/>
        <w:rPr>
          <w:sz w:val="18"/>
          <w:szCs w:val="18"/>
        </w:rPr>
      </w:pPr>
    </w:p>
    <w:p w14:paraId="4CEC462F" w14:textId="77777777" w:rsidR="00D35B06" w:rsidRDefault="00D35B06">
      <w:pPr>
        <w:spacing w:before="120" w:after="240" w:line="280" w:lineRule="atLeast"/>
        <w:ind w:left="2608"/>
        <w:jc w:val="both"/>
        <w:rPr>
          <w:sz w:val="18"/>
          <w:szCs w:val="18"/>
        </w:rPr>
      </w:pPr>
    </w:p>
    <w:p w14:paraId="74530E19" w14:textId="77777777" w:rsidR="00D35B06" w:rsidRDefault="00D35B06">
      <w:pPr>
        <w:spacing w:before="120" w:after="240" w:line="280" w:lineRule="atLeast"/>
        <w:ind w:left="2608"/>
        <w:jc w:val="both"/>
        <w:rPr>
          <w:sz w:val="18"/>
          <w:szCs w:val="18"/>
        </w:rPr>
      </w:pPr>
    </w:p>
    <w:p w14:paraId="060D3818" w14:textId="77777777" w:rsidR="00D35B06" w:rsidRDefault="00D35B06">
      <w:pPr>
        <w:spacing w:before="120" w:after="240" w:line="280" w:lineRule="atLeast"/>
        <w:ind w:left="2608"/>
        <w:jc w:val="both"/>
        <w:rPr>
          <w:sz w:val="18"/>
          <w:szCs w:val="18"/>
        </w:rPr>
      </w:pPr>
    </w:p>
    <w:p w14:paraId="4D1F5B48" w14:textId="3150DBCE" w:rsidR="0021263D" w:rsidRDefault="00000000">
      <w:pPr>
        <w:spacing w:before="120" w:after="240" w:line="280" w:lineRule="atLeast"/>
        <w:ind w:left="2608"/>
        <w:jc w:val="both"/>
      </w:pPr>
      <w:r>
        <w:rPr>
          <w:sz w:val="18"/>
          <w:szCs w:val="18"/>
        </w:rPr>
        <w:lastRenderedPageBreak/>
        <w:t>Figure 5. Turnover vs. net Sharpe frontier (Panel B, 10 bps) for all evaluated strategies and implementation-aware variants.</w:t>
      </w:r>
    </w:p>
    <w:p w14:paraId="4D1F5B49" w14:textId="77777777" w:rsidR="0021263D" w:rsidRDefault="00000000">
      <w:pPr>
        <w:spacing w:before="120" w:after="120"/>
      </w:pPr>
      <w:r>
        <w:rPr>
          <w:noProof/>
        </w:rPr>
        <w:drawing>
          <wp:inline distT="0" distB="0" distL="0" distR="0" wp14:anchorId="4D1F5E15" wp14:editId="4D1F5E16">
            <wp:extent cx="6648450" cy="3962400"/>
            <wp:effectExtent l="0" t="0" r="0" b="0"/>
            <wp:docPr id="736484107" name="Figure 5 Turnover vs Net Sharpe Frontier" descr="Figure 5 Turnover vs Net Sharpe Frontier" title="Figure 5 Turnover vs Net Sharpe Fron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48450" cy="3962400"/>
                    </a:xfrm>
                    <a:prstGeom prst="rect">
                      <a:avLst/>
                    </a:prstGeom>
                  </pic:spPr>
                </pic:pic>
              </a:graphicData>
            </a:graphic>
          </wp:inline>
        </w:drawing>
      </w:r>
    </w:p>
    <w:p w14:paraId="4D1F5B4A" w14:textId="77777777" w:rsidR="0021263D" w:rsidRDefault="00000000">
      <w:pPr>
        <w:spacing w:before="60" w:after="60" w:line="280" w:lineRule="atLeast"/>
        <w:ind w:left="2608"/>
      </w:pPr>
      <w:r>
        <w:rPr>
          <w:i/>
          <w:iCs/>
        </w:rPr>
        <w:t>3.5. Sovereign Fixed-Income Expansion</w:t>
      </w:r>
    </w:p>
    <w:p w14:paraId="4D1F5B4B" w14:textId="77777777" w:rsidR="0021263D" w:rsidRDefault="00000000">
      <w:pPr>
        <w:spacing w:line="280" w:lineRule="atLeast"/>
        <w:ind w:left="2608" w:firstLine="425"/>
        <w:jc w:val="both"/>
      </w:pPr>
      <w:r>
        <w:t>Table 8 summarizes FI-expanded results. Panel A (2003 to 2026): adding three government bond total-return indices raises Static CVaR Sharpe from 0.513 to 0.547 (+0.034) while reducing maximum drawdown from -39.5% to -14.8% and annualized volatility from 12.2% to 5.0%. The bond addition triggers a substantial allocation substitution: the CVaR LP reallocates approximately 73% of the portfolio to sovereign bonds, reducing equity to 3% and gold and commodities combined to 23.5%. This reflects the lower weekly CVaR of government bonds relative to equities and commodities, not a general recommendation to overweight bonds regardless of rate environment.</w:t>
      </w:r>
    </w:p>
    <w:p w14:paraId="4D1F5B4C" w14:textId="77777777" w:rsidR="0021263D" w:rsidRDefault="00000000">
      <w:pPr>
        <w:spacing w:line="280" w:lineRule="atLeast"/>
        <w:ind w:left="2608" w:firstLine="425"/>
        <w:jc w:val="both"/>
      </w:pPr>
      <w:r>
        <w:t xml:space="preserve">Panel B (2010 to 2026): Static CVaR Sharpe declines slightly (-0.026) despite </w:t>
      </w:r>
      <w:proofErr w:type="gramStart"/>
      <w:r>
        <w:t>a material</w:t>
      </w:r>
      <w:proofErr w:type="gramEnd"/>
      <w:r>
        <w:t xml:space="preserve"> maximum drawdown improvement (-25.3% to -14.6%). The Sharpe decline is explained by the 2022 ECB rate-hiking cycle: with the FI-expanded portfolio holding approximately 75% in sovereign bonds entering 2022, the portfolio recorded losses of approximately -10% while the baseline portfolio held commodities and gold, which rose on energy inflation. This illustrates a key practical point: opportunity set design implicitly takes positions on macro risk factors, and the choice of whether to include fixed income constitutes an implicit bet on rate stability.</w:t>
      </w:r>
    </w:p>
    <w:p w14:paraId="2C002B60" w14:textId="77777777" w:rsidR="00D35B06" w:rsidRDefault="00D35B06">
      <w:pPr>
        <w:keepNext/>
        <w:spacing w:before="240" w:after="120" w:line="280" w:lineRule="atLeast"/>
        <w:ind w:left="2608"/>
        <w:jc w:val="both"/>
        <w:rPr>
          <w:sz w:val="18"/>
          <w:szCs w:val="18"/>
        </w:rPr>
      </w:pPr>
    </w:p>
    <w:p w14:paraId="3F9C4FBD" w14:textId="77777777" w:rsidR="00D35B06" w:rsidRDefault="00D35B06">
      <w:pPr>
        <w:keepNext/>
        <w:spacing w:before="240" w:after="120" w:line="280" w:lineRule="atLeast"/>
        <w:ind w:left="2608"/>
        <w:jc w:val="both"/>
        <w:rPr>
          <w:sz w:val="18"/>
          <w:szCs w:val="18"/>
        </w:rPr>
      </w:pPr>
    </w:p>
    <w:p w14:paraId="5F733A1E" w14:textId="77777777" w:rsidR="00D35B06" w:rsidRDefault="00D35B06">
      <w:pPr>
        <w:keepNext/>
        <w:spacing w:before="240" w:after="120" w:line="280" w:lineRule="atLeast"/>
        <w:ind w:left="2608"/>
        <w:jc w:val="both"/>
        <w:rPr>
          <w:sz w:val="18"/>
          <w:szCs w:val="18"/>
        </w:rPr>
      </w:pPr>
    </w:p>
    <w:p w14:paraId="4D1F5B4D" w14:textId="6AABE4BE" w:rsidR="0021263D" w:rsidRDefault="00000000">
      <w:pPr>
        <w:keepNext/>
        <w:spacing w:before="240" w:after="120" w:line="280" w:lineRule="atLeast"/>
        <w:ind w:left="2608"/>
        <w:jc w:val="both"/>
      </w:pPr>
      <w:r>
        <w:rPr>
          <w:sz w:val="18"/>
          <w:szCs w:val="18"/>
        </w:rPr>
        <w:t>Table 8. FI-Expanded Universe: Performance Comparison</w:t>
      </w:r>
    </w:p>
    <w:p w14:paraId="4D1F5B4E" w14:textId="77777777" w:rsidR="0021263D" w:rsidRDefault="00000000">
      <w:pPr>
        <w:keepNext/>
        <w:spacing w:after="60" w:line="260" w:lineRule="atLeast"/>
        <w:ind w:left="2608"/>
        <w:jc w:val="both"/>
      </w:pPr>
      <w:r>
        <w:rPr>
          <w:sz w:val="16"/>
          <w:szCs w:val="16"/>
        </w:rPr>
        <w:t>Baseline = 11-asset universe. FI-Expanded = 14-asset universe adding Germany, Spain, and Italy government bond TR indices. Gross performance at 0 bps TC. Panel A: 2003 to 2026. Panel B: 2010 to 2026. Delta = FI-Expanded minus Baseline. The 2022 ECB rate-hiking episode was adverse for FI-expanded portfolios. FI: fixed income; TR: total return; TC: transaction cost.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900"/>
        <w:gridCol w:w="900"/>
        <w:gridCol w:w="900"/>
        <w:gridCol w:w="900"/>
        <w:gridCol w:w="900"/>
        <w:gridCol w:w="3966"/>
      </w:tblGrid>
      <w:tr w:rsidR="0021263D" w14:paraId="4D1F5B56"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4F" w14:textId="77777777" w:rsidR="0021263D" w:rsidRDefault="00000000">
            <w:r>
              <w:rPr>
                <w:b/>
                <w:bCs/>
              </w:rPr>
              <w:t>Strategy</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0" w14:textId="77777777" w:rsidR="0021263D" w:rsidRDefault="00000000">
            <w:pPr>
              <w:jc w:val="right"/>
            </w:pPr>
            <w:r>
              <w:rPr>
                <w:b/>
                <w:bCs/>
              </w:rPr>
              <w:t>Sharpe Base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1" w14:textId="77777777" w:rsidR="0021263D" w:rsidRDefault="00000000">
            <w:pPr>
              <w:jc w:val="right"/>
            </w:pPr>
            <w:r>
              <w:rPr>
                <w:b/>
                <w:bCs/>
              </w:rPr>
              <w:t>Sharpe FI-Exp</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2" w14:textId="77777777" w:rsidR="0021263D" w:rsidRDefault="00000000">
            <w:pPr>
              <w:jc w:val="right"/>
            </w:pPr>
            <w:r>
              <w:rPr>
                <w:b/>
                <w:bCs/>
              </w:rPr>
              <w:t>Delta Sharpe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3" w14:textId="77777777" w:rsidR="0021263D" w:rsidRDefault="00000000">
            <w:pPr>
              <w:jc w:val="right"/>
            </w:pPr>
            <w:proofErr w:type="spellStart"/>
            <w:r>
              <w:rPr>
                <w:b/>
                <w:bCs/>
              </w:rPr>
              <w:t>MaxDD</w:t>
            </w:r>
            <w:proofErr w:type="spellEnd"/>
            <w:r>
              <w:rPr>
                <w:b/>
                <w:bCs/>
              </w:rPr>
              <w:t xml:space="preserve"> Base</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4" w14:textId="77777777" w:rsidR="0021263D" w:rsidRDefault="00000000">
            <w:pPr>
              <w:jc w:val="right"/>
            </w:pPr>
            <w:proofErr w:type="spellStart"/>
            <w:r>
              <w:rPr>
                <w:b/>
                <w:bCs/>
              </w:rPr>
              <w:t>MaxDD</w:t>
            </w:r>
            <w:proofErr w:type="spellEnd"/>
            <w:r>
              <w:rPr>
                <w:b/>
                <w:bCs/>
              </w:rPr>
              <w:t xml:space="preserve"> FI-Exp</w:t>
            </w:r>
          </w:p>
        </w:tc>
        <w:tc>
          <w:tcPr>
            <w:tcW w:w="9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55" w14:textId="77777777" w:rsidR="0021263D" w:rsidRDefault="00000000">
            <w:pPr>
              <w:jc w:val="right"/>
            </w:pPr>
            <w:r>
              <w:rPr>
                <w:b/>
                <w:bCs/>
              </w:rPr>
              <w:t xml:space="preserve">Delta </w:t>
            </w:r>
            <w:proofErr w:type="spellStart"/>
            <w:r>
              <w:rPr>
                <w:b/>
                <w:bCs/>
              </w:rPr>
              <w:t>MaxDD</w:t>
            </w:r>
            <w:proofErr w:type="spellEnd"/>
          </w:p>
        </w:tc>
      </w:tr>
      <w:tr w:rsidR="0021263D" w14:paraId="4D1F5B58" w14:textId="77777777">
        <w:tblPrEx>
          <w:tblCellMar>
            <w:top w:w="0" w:type="dxa"/>
            <w:bottom w:w="0" w:type="dxa"/>
          </w:tblCellMar>
        </w:tblPrEx>
        <w:tc>
          <w:tcPr>
            <w:tcW w:w="10466" w:type="dxa"/>
            <w:gridSpan w:val="7"/>
            <w:tcBorders>
              <w:top w:val="single" w:sz="6" w:space="0" w:color="000000"/>
              <w:left w:val="nil"/>
              <w:bottom w:val="nil"/>
              <w:right w:val="nil"/>
            </w:tcBorders>
            <w:tcMar>
              <w:top w:w="60" w:type="dxa"/>
              <w:left w:w="80" w:type="dxa"/>
              <w:bottom w:w="60" w:type="dxa"/>
              <w:right w:w="80" w:type="dxa"/>
            </w:tcMar>
            <w:vAlign w:val="center"/>
          </w:tcPr>
          <w:p w14:paraId="4D1F5B57" w14:textId="77777777" w:rsidR="0021263D" w:rsidRDefault="00000000">
            <w:r>
              <w:rPr>
                <w:b/>
                <w:bCs/>
              </w:rPr>
              <w:t>Panel A: 2003 to 2026</w:t>
            </w:r>
          </w:p>
        </w:tc>
      </w:tr>
      <w:tr w:rsidR="0021263D" w14:paraId="4D1F5B60"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59" w14:textId="77777777" w:rsidR="0021263D" w:rsidRDefault="00000000">
            <w:r>
              <w:t>Equal-Weight Risky</w:t>
            </w:r>
          </w:p>
        </w:tc>
        <w:tc>
          <w:tcPr>
            <w:tcW w:w="900" w:type="dxa"/>
            <w:tcBorders>
              <w:top w:val="nil"/>
              <w:left w:val="nil"/>
              <w:bottom w:val="nil"/>
              <w:right w:val="nil"/>
            </w:tcBorders>
            <w:tcMar>
              <w:top w:w="60" w:type="dxa"/>
              <w:left w:w="80" w:type="dxa"/>
              <w:bottom w:w="60" w:type="dxa"/>
              <w:right w:w="80" w:type="dxa"/>
            </w:tcMar>
            <w:vAlign w:val="center"/>
          </w:tcPr>
          <w:p w14:paraId="4D1F5B5A" w14:textId="77777777" w:rsidR="0021263D" w:rsidRDefault="00000000">
            <w:pPr>
              <w:jc w:val="right"/>
            </w:pPr>
            <w:r>
              <w:t>0.368</w:t>
            </w:r>
          </w:p>
        </w:tc>
        <w:tc>
          <w:tcPr>
            <w:tcW w:w="900" w:type="dxa"/>
            <w:tcBorders>
              <w:top w:val="nil"/>
              <w:left w:val="nil"/>
              <w:bottom w:val="nil"/>
              <w:right w:val="nil"/>
            </w:tcBorders>
            <w:tcMar>
              <w:top w:w="60" w:type="dxa"/>
              <w:left w:w="80" w:type="dxa"/>
              <w:bottom w:w="60" w:type="dxa"/>
              <w:right w:w="80" w:type="dxa"/>
            </w:tcMar>
            <w:vAlign w:val="center"/>
          </w:tcPr>
          <w:p w14:paraId="4D1F5B5B" w14:textId="77777777" w:rsidR="0021263D" w:rsidRDefault="00000000">
            <w:pPr>
              <w:jc w:val="right"/>
            </w:pPr>
            <w:r>
              <w:t>0.313</w:t>
            </w:r>
          </w:p>
        </w:tc>
        <w:tc>
          <w:tcPr>
            <w:tcW w:w="900" w:type="dxa"/>
            <w:tcBorders>
              <w:top w:val="nil"/>
              <w:left w:val="nil"/>
              <w:bottom w:val="nil"/>
              <w:right w:val="nil"/>
            </w:tcBorders>
            <w:tcMar>
              <w:top w:w="60" w:type="dxa"/>
              <w:left w:w="80" w:type="dxa"/>
              <w:bottom w:w="60" w:type="dxa"/>
              <w:right w:w="80" w:type="dxa"/>
            </w:tcMar>
            <w:vAlign w:val="center"/>
          </w:tcPr>
          <w:p w14:paraId="4D1F5B5C" w14:textId="77777777" w:rsidR="0021263D" w:rsidRDefault="00000000">
            <w:pPr>
              <w:jc w:val="right"/>
            </w:pPr>
            <w:r>
              <w:t>-0.055</w:t>
            </w:r>
          </w:p>
        </w:tc>
        <w:tc>
          <w:tcPr>
            <w:tcW w:w="900" w:type="dxa"/>
            <w:tcBorders>
              <w:top w:val="nil"/>
              <w:left w:val="nil"/>
              <w:bottom w:val="nil"/>
              <w:right w:val="nil"/>
            </w:tcBorders>
            <w:tcMar>
              <w:top w:w="60" w:type="dxa"/>
              <w:left w:w="80" w:type="dxa"/>
              <w:bottom w:w="60" w:type="dxa"/>
              <w:right w:w="80" w:type="dxa"/>
            </w:tcMar>
            <w:vAlign w:val="center"/>
          </w:tcPr>
          <w:p w14:paraId="4D1F5B5D" w14:textId="77777777" w:rsidR="0021263D" w:rsidRDefault="00000000">
            <w:pPr>
              <w:jc w:val="right"/>
            </w:pPr>
            <w:r>
              <w:t>-50.1%</w:t>
            </w:r>
          </w:p>
        </w:tc>
        <w:tc>
          <w:tcPr>
            <w:tcW w:w="900" w:type="dxa"/>
            <w:tcBorders>
              <w:top w:val="nil"/>
              <w:left w:val="nil"/>
              <w:bottom w:val="nil"/>
              <w:right w:val="nil"/>
            </w:tcBorders>
            <w:tcMar>
              <w:top w:w="60" w:type="dxa"/>
              <w:left w:w="80" w:type="dxa"/>
              <w:bottom w:w="60" w:type="dxa"/>
              <w:right w:w="80" w:type="dxa"/>
            </w:tcMar>
            <w:vAlign w:val="center"/>
          </w:tcPr>
          <w:p w14:paraId="4D1F5B5E" w14:textId="77777777" w:rsidR="0021263D" w:rsidRDefault="00000000">
            <w:pPr>
              <w:jc w:val="right"/>
            </w:pPr>
            <w:r>
              <w:t>-38.9%</w:t>
            </w:r>
          </w:p>
        </w:tc>
        <w:tc>
          <w:tcPr>
            <w:tcW w:w="960" w:type="dxa"/>
            <w:tcBorders>
              <w:top w:val="nil"/>
              <w:left w:val="nil"/>
              <w:bottom w:val="nil"/>
              <w:right w:val="nil"/>
            </w:tcBorders>
            <w:tcMar>
              <w:top w:w="60" w:type="dxa"/>
              <w:left w:w="80" w:type="dxa"/>
              <w:bottom w:w="60" w:type="dxa"/>
              <w:right w:w="80" w:type="dxa"/>
            </w:tcMar>
            <w:vAlign w:val="center"/>
          </w:tcPr>
          <w:p w14:paraId="4D1F5B5F" w14:textId="77777777" w:rsidR="0021263D" w:rsidRDefault="00000000">
            <w:pPr>
              <w:jc w:val="right"/>
            </w:pPr>
            <w:r>
              <w:t>+11.2pp</w:t>
            </w:r>
          </w:p>
        </w:tc>
      </w:tr>
      <w:tr w:rsidR="0021263D" w14:paraId="4D1F5B68"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61" w14:textId="77777777" w:rsidR="0021263D" w:rsidRDefault="00000000">
            <w:r>
              <w:t>Static CVaR</w:t>
            </w:r>
          </w:p>
        </w:tc>
        <w:tc>
          <w:tcPr>
            <w:tcW w:w="900" w:type="dxa"/>
            <w:tcBorders>
              <w:top w:val="nil"/>
              <w:left w:val="nil"/>
              <w:bottom w:val="nil"/>
              <w:right w:val="nil"/>
            </w:tcBorders>
            <w:tcMar>
              <w:top w:w="60" w:type="dxa"/>
              <w:left w:w="80" w:type="dxa"/>
              <w:bottom w:w="60" w:type="dxa"/>
              <w:right w:w="80" w:type="dxa"/>
            </w:tcMar>
            <w:vAlign w:val="center"/>
          </w:tcPr>
          <w:p w14:paraId="4D1F5B62" w14:textId="77777777" w:rsidR="0021263D" w:rsidRDefault="00000000">
            <w:pPr>
              <w:jc w:val="right"/>
            </w:pPr>
            <w:r>
              <w:t>0.513</w:t>
            </w:r>
          </w:p>
        </w:tc>
        <w:tc>
          <w:tcPr>
            <w:tcW w:w="900" w:type="dxa"/>
            <w:tcBorders>
              <w:top w:val="nil"/>
              <w:left w:val="nil"/>
              <w:bottom w:val="nil"/>
              <w:right w:val="nil"/>
            </w:tcBorders>
            <w:tcMar>
              <w:top w:w="60" w:type="dxa"/>
              <w:left w:w="80" w:type="dxa"/>
              <w:bottom w:w="60" w:type="dxa"/>
              <w:right w:w="80" w:type="dxa"/>
            </w:tcMar>
            <w:vAlign w:val="center"/>
          </w:tcPr>
          <w:p w14:paraId="4D1F5B63" w14:textId="77777777" w:rsidR="0021263D" w:rsidRDefault="00000000">
            <w:pPr>
              <w:jc w:val="right"/>
            </w:pPr>
            <w:r>
              <w:t>0.547</w:t>
            </w:r>
          </w:p>
        </w:tc>
        <w:tc>
          <w:tcPr>
            <w:tcW w:w="900" w:type="dxa"/>
            <w:tcBorders>
              <w:top w:val="nil"/>
              <w:left w:val="nil"/>
              <w:bottom w:val="nil"/>
              <w:right w:val="nil"/>
            </w:tcBorders>
            <w:tcMar>
              <w:top w:w="60" w:type="dxa"/>
              <w:left w:w="80" w:type="dxa"/>
              <w:bottom w:w="60" w:type="dxa"/>
              <w:right w:w="80" w:type="dxa"/>
            </w:tcMar>
            <w:vAlign w:val="center"/>
          </w:tcPr>
          <w:p w14:paraId="4D1F5B64" w14:textId="77777777" w:rsidR="0021263D" w:rsidRDefault="00000000">
            <w:pPr>
              <w:jc w:val="right"/>
            </w:pPr>
            <w:r>
              <w:t>+0.034</w:t>
            </w:r>
          </w:p>
        </w:tc>
        <w:tc>
          <w:tcPr>
            <w:tcW w:w="900" w:type="dxa"/>
            <w:tcBorders>
              <w:top w:val="nil"/>
              <w:left w:val="nil"/>
              <w:bottom w:val="nil"/>
              <w:right w:val="nil"/>
            </w:tcBorders>
            <w:tcMar>
              <w:top w:w="60" w:type="dxa"/>
              <w:left w:w="80" w:type="dxa"/>
              <w:bottom w:w="60" w:type="dxa"/>
              <w:right w:w="80" w:type="dxa"/>
            </w:tcMar>
            <w:vAlign w:val="center"/>
          </w:tcPr>
          <w:p w14:paraId="4D1F5B65" w14:textId="77777777" w:rsidR="0021263D" w:rsidRDefault="00000000">
            <w:pPr>
              <w:jc w:val="right"/>
            </w:pPr>
            <w:r>
              <w:t>-39.5%</w:t>
            </w:r>
          </w:p>
        </w:tc>
        <w:tc>
          <w:tcPr>
            <w:tcW w:w="900" w:type="dxa"/>
            <w:tcBorders>
              <w:top w:val="nil"/>
              <w:left w:val="nil"/>
              <w:bottom w:val="nil"/>
              <w:right w:val="nil"/>
            </w:tcBorders>
            <w:tcMar>
              <w:top w:w="60" w:type="dxa"/>
              <w:left w:w="80" w:type="dxa"/>
              <w:bottom w:w="60" w:type="dxa"/>
              <w:right w:w="80" w:type="dxa"/>
            </w:tcMar>
            <w:vAlign w:val="center"/>
          </w:tcPr>
          <w:p w14:paraId="4D1F5B66" w14:textId="77777777" w:rsidR="0021263D" w:rsidRDefault="00000000">
            <w:pPr>
              <w:jc w:val="right"/>
            </w:pPr>
            <w:r>
              <w:t>-14.8%</w:t>
            </w:r>
          </w:p>
        </w:tc>
        <w:tc>
          <w:tcPr>
            <w:tcW w:w="960" w:type="dxa"/>
            <w:tcBorders>
              <w:top w:val="nil"/>
              <w:left w:val="nil"/>
              <w:bottom w:val="nil"/>
              <w:right w:val="nil"/>
            </w:tcBorders>
            <w:tcMar>
              <w:top w:w="60" w:type="dxa"/>
              <w:left w:w="80" w:type="dxa"/>
              <w:bottom w:w="60" w:type="dxa"/>
              <w:right w:w="80" w:type="dxa"/>
            </w:tcMar>
            <w:vAlign w:val="center"/>
          </w:tcPr>
          <w:p w14:paraId="4D1F5B67" w14:textId="77777777" w:rsidR="0021263D" w:rsidRDefault="00000000">
            <w:pPr>
              <w:jc w:val="right"/>
            </w:pPr>
            <w:r>
              <w:t>+24.7pp</w:t>
            </w:r>
          </w:p>
        </w:tc>
      </w:tr>
      <w:tr w:rsidR="0021263D" w14:paraId="4D1F5B70"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69" w14:textId="77777777" w:rsidR="0021263D" w:rsidRDefault="00000000">
            <w:r>
              <w:t>Markowitz (Min-Var)</w:t>
            </w:r>
          </w:p>
        </w:tc>
        <w:tc>
          <w:tcPr>
            <w:tcW w:w="900" w:type="dxa"/>
            <w:tcBorders>
              <w:top w:val="nil"/>
              <w:left w:val="nil"/>
              <w:bottom w:val="nil"/>
              <w:right w:val="nil"/>
            </w:tcBorders>
            <w:tcMar>
              <w:top w:w="60" w:type="dxa"/>
              <w:left w:w="80" w:type="dxa"/>
              <w:bottom w:w="60" w:type="dxa"/>
              <w:right w:w="80" w:type="dxa"/>
            </w:tcMar>
            <w:vAlign w:val="center"/>
          </w:tcPr>
          <w:p w14:paraId="4D1F5B6A" w14:textId="77777777" w:rsidR="0021263D" w:rsidRDefault="00000000">
            <w:pPr>
              <w:jc w:val="right"/>
            </w:pPr>
            <w:r>
              <w:t>0.409</w:t>
            </w:r>
          </w:p>
        </w:tc>
        <w:tc>
          <w:tcPr>
            <w:tcW w:w="900" w:type="dxa"/>
            <w:tcBorders>
              <w:top w:val="nil"/>
              <w:left w:val="nil"/>
              <w:bottom w:val="nil"/>
              <w:right w:val="nil"/>
            </w:tcBorders>
            <w:tcMar>
              <w:top w:w="60" w:type="dxa"/>
              <w:left w:w="80" w:type="dxa"/>
              <w:bottom w:w="60" w:type="dxa"/>
              <w:right w:w="80" w:type="dxa"/>
            </w:tcMar>
            <w:vAlign w:val="center"/>
          </w:tcPr>
          <w:p w14:paraId="4D1F5B6B" w14:textId="77777777" w:rsidR="0021263D" w:rsidRDefault="00000000">
            <w:pPr>
              <w:jc w:val="right"/>
            </w:pPr>
            <w:r>
              <w:t>0.447</w:t>
            </w:r>
          </w:p>
        </w:tc>
        <w:tc>
          <w:tcPr>
            <w:tcW w:w="900" w:type="dxa"/>
            <w:tcBorders>
              <w:top w:val="nil"/>
              <w:left w:val="nil"/>
              <w:bottom w:val="nil"/>
              <w:right w:val="nil"/>
            </w:tcBorders>
            <w:tcMar>
              <w:top w:w="60" w:type="dxa"/>
              <w:left w:w="80" w:type="dxa"/>
              <w:bottom w:w="60" w:type="dxa"/>
              <w:right w:w="80" w:type="dxa"/>
            </w:tcMar>
            <w:vAlign w:val="center"/>
          </w:tcPr>
          <w:p w14:paraId="4D1F5B6C" w14:textId="77777777" w:rsidR="0021263D" w:rsidRDefault="00000000">
            <w:pPr>
              <w:jc w:val="right"/>
            </w:pPr>
            <w:r>
              <w:t>+0.038</w:t>
            </w:r>
          </w:p>
        </w:tc>
        <w:tc>
          <w:tcPr>
            <w:tcW w:w="900" w:type="dxa"/>
            <w:tcBorders>
              <w:top w:val="nil"/>
              <w:left w:val="nil"/>
              <w:bottom w:val="nil"/>
              <w:right w:val="nil"/>
            </w:tcBorders>
            <w:tcMar>
              <w:top w:w="60" w:type="dxa"/>
              <w:left w:w="80" w:type="dxa"/>
              <w:bottom w:w="60" w:type="dxa"/>
              <w:right w:w="80" w:type="dxa"/>
            </w:tcMar>
            <w:vAlign w:val="center"/>
          </w:tcPr>
          <w:p w14:paraId="4D1F5B6D" w14:textId="77777777" w:rsidR="0021263D" w:rsidRDefault="00000000">
            <w:pPr>
              <w:jc w:val="right"/>
            </w:pPr>
            <w:r>
              <w:t>-45.6%</w:t>
            </w:r>
          </w:p>
        </w:tc>
        <w:tc>
          <w:tcPr>
            <w:tcW w:w="900" w:type="dxa"/>
            <w:tcBorders>
              <w:top w:val="nil"/>
              <w:left w:val="nil"/>
              <w:bottom w:val="nil"/>
              <w:right w:val="nil"/>
            </w:tcBorders>
            <w:tcMar>
              <w:top w:w="60" w:type="dxa"/>
              <w:left w:w="80" w:type="dxa"/>
              <w:bottom w:w="60" w:type="dxa"/>
              <w:right w:w="80" w:type="dxa"/>
            </w:tcMar>
            <w:vAlign w:val="center"/>
          </w:tcPr>
          <w:p w14:paraId="4D1F5B6E" w14:textId="77777777" w:rsidR="0021263D" w:rsidRDefault="00000000">
            <w:pPr>
              <w:jc w:val="right"/>
            </w:pPr>
            <w:r>
              <w:t>-14.2%</w:t>
            </w:r>
          </w:p>
        </w:tc>
        <w:tc>
          <w:tcPr>
            <w:tcW w:w="960" w:type="dxa"/>
            <w:tcBorders>
              <w:top w:val="nil"/>
              <w:left w:val="nil"/>
              <w:bottom w:val="nil"/>
              <w:right w:val="nil"/>
            </w:tcBorders>
            <w:tcMar>
              <w:top w:w="60" w:type="dxa"/>
              <w:left w:w="80" w:type="dxa"/>
              <w:bottom w:w="60" w:type="dxa"/>
              <w:right w:w="80" w:type="dxa"/>
            </w:tcMar>
            <w:vAlign w:val="center"/>
          </w:tcPr>
          <w:p w14:paraId="4D1F5B6F" w14:textId="77777777" w:rsidR="0021263D" w:rsidRDefault="00000000">
            <w:pPr>
              <w:jc w:val="right"/>
            </w:pPr>
            <w:r>
              <w:t>+31.4pp</w:t>
            </w:r>
          </w:p>
        </w:tc>
      </w:tr>
      <w:tr w:rsidR="0021263D" w14:paraId="4D1F5B72" w14:textId="77777777">
        <w:tblPrEx>
          <w:tblCellMar>
            <w:top w:w="0" w:type="dxa"/>
            <w:bottom w:w="0" w:type="dxa"/>
          </w:tblCellMar>
        </w:tblPrEx>
        <w:tc>
          <w:tcPr>
            <w:tcW w:w="10466" w:type="dxa"/>
            <w:gridSpan w:val="7"/>
            <w:tcBorders>
              <w:top w:val="single" w:sz="6" w:space="0" w:color="000000"/>
              <w:left w:val="nil"/>
              <w:bottom w:val="nil"/>
              <w:right w:val="nil"/>
            </w:tcBorders>
            <w:tcMar>
              <w:top w:w="60" w:type="dxa"/>
              <w:left w:w="80" w:type="dxa"/>
              <w:bottom w:w="60" w:type="dxa"/>
              <w:right w:w="80" w:type="dxa"/>
            </w:tcMar>
            <w:vAlign w:val="center"/>
          </w:tcPr>
          <w:p w14:paraId="4D1F5B71" w14:textId="77777777" w:rsidR="0021263D" w:rsidRDefault="00000000">
            <w:r>
              <w:rPr>
                <w:b/>
                <w:bCs/>
              </w:rPr>
              <w:t>Panel B: 2010 to 2026</w:t>
            </w:r>
          </w:p>
        </w:tc>
      </w:tr>
      <w:tr w:rsidR="0021263D" w14:paraId="4D1F5B7A"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73" w14:textId="77777777" w:rsidR="0021263D" w:rsidRDefault="00000000">
            <w:r>
              <w:t>Static CVaR</w:t>
            </w:r>
          </w:p>
        </w:tc>
        <w:tc>
          <w:tcPr>
            <w:tcW w:w="900" w:type="dxa"/>
            <w:tcBorders>
              <w:top w:val="nil"/>
              <w:left w:val="nil"/>
              <w:bottom w:val="nil"/>
              <w:right w:val="nil"/>
            </w:tcBorders>
            <w:tcMar>
              <w:top w:w="60" w:type="dxa"/>
              <w:left w:w="80" w:type="dxa"/>
              <w:bottom w:w="60" w:type="dxa"/>
              <w:right w:w="80" w:type="dxa"/>
            </w:tcMar>
            <w:vAlign w:val="center"/>
          </w:tcPr>
          <w:p w14:paraId="4D1F5B74" w14:textId="77777777" w:rsidR="0021263D" w:rsidRDefault="00000000">
            <w:pPr>
              <w:jc w:val="right"/>
            </w:pPr>
            <w:r>
              <w:t>0.530</w:t>
            </w:r>
          </w:p>
        </w:tc>
        <w:tc>
          <w:tcPr>
            <w:tcW w:w="900" w:type="dxa"/>
            <w:tcBorders>
              <w:top w:val="nil"/>
              <w:left w:val="nil"/>
              <w:bottom w:val="nil"/>
              <w:right w:val="nil"/>
            </w:tcBorders>
            <w:tcMar>
              <w:top w:w="60" w:type="dxa"/>
              <w:left w:w="80" w:type="dxa"/>
              <w:bottom w:w="60" w:type="dxa"/>
              <w:right w:w="80" w:type="dxa"/>
            </w:tcMar>
            <w:vAlign w:val="center"/>
          </w:tcPr>
          <w:p w14:paraId="4D1F5B75" w14:textId="77777777" w:rsidR="0021263D" w:rsidRDefault="00000000">
            <w:pPr>
              <w:jc w:val="right"/>
            </w:pPr>
            <w:r>
              <w:t>0.504</w:t>
            </w:r>
          </w:p>
        </w:tc>
        <w:tc>
          <w:tcPr>
            <w:tcW w:w="900" w:type="dxa"/>
            <w:tcBorders>
              <w:top w:val="nil"/>
              <w:left w:val="nil"/>
              <w:bottom w:val="nil"/>
              <w:right w:val="nil"/>
            </w:tcBorders>
            <w:tcMar>
              <w:top w:w="60" w:type="dxa"/>
              <w:left w:w="80" w:type="dxa"/>
              <w:bottom w:w="60" w:type="dxa"/>
              <w:right w:w="80" w:type="dxa"/>
            </w:tcMar>
            <w:vAlign w:val="center"/>
          </w:tcPr>
          <w:p w14:paraId="4D1F5B76" w14:textId="77777777" w:rsidR="0021263D" w:rsidRDefault="00000000">
            <w:pPr>
              <w:jc w:val="right"/>
            </w:pPr>
            <w:r>
              <w:t>-0.026</w:t>
            </w:r>
          </w:p>
        </w:tc>
        <w:tc>
          <w:tcPr>
            <w:tcW w:w="900" w:type="dxa"/>
            <w:tcBorders>
              <w:top w:val="nil"/>
              <w:left w:val="nil"/>
              <w:bottom w:val="nil"/>
              <w:right w:val="nil"/>
            </w:tcBorders>
            <w:tcMar>
              <w:top w:w="60" w:type="dxa"/>
              <w:left w:w="80" w:type="dxa"/>
              <w:bottom w:w="60" w:type="dxa"/>
              <w:right w:w="80" w:type="dxa"/>
            </w:tcMar>
            <w:vAlign w:val="center"/>
          </w:tcPr>
          <w:p w14:paraId="4D1F5B77" w14:textId="77777777" w:rsidR="0021263D" w:rsidRDefault="00000000">
            <w:pPr>
              <w:jc w:val="right"/>
            </w:pPr>
            <w:r>
              <w:t>-25.3%</w:t>
            </w:r>
          </w:p>
        </w:tc>
        <w:tc>
          <w:tcPr>
            <w:tcW w:w="900" w:type="dxa"/>
            <w:tcBorders>
              <w:top w:val="nil"/>
              <w:left w:val="nil"/>
              <w:bottom w:val="nil"/>
              <w:right w:val="nil"/>
            </w:tcBorders>
            <w:tcMar>
              <w:top w:w="60" w:type="dxa"/>
              <w:left w:w="80" w:type="dxa"/>
              <w:bottom w:w="60" w:type="dxa"/>
              <w:right w:w="80" w:type="dxa"/>
            </w:tcMar>
            <w:vAlign w:val="center"/>
          </w:tcPr>
          <w:p w14:paraId="4D1F5B78" w14:textId="77777777" w:rsidR="0021263D" w:rsidRDefault="00000000">
            <w:pPr>
              <w:jc w:val="right"/>
            </w:pPr>
            <w:r>
              <w:t>-14.6%</w:t>
            </w:r>
          </w:p>
        </w:tc>
        <w:tc>
          <w:tcPr>
            <w:tcW w:w="960" w:type="dxa"/>
            <w:tcBorders>
              <w:top w:val="nil"/>
              <w:left w:val="nil"/>
              <w:bottom w:val="nil"/>
              <w:right w:val="nil"/>
            </w:tcBorders>
            <w:tcMar>
              <w:top w:w="60" w:type="dxa"/>
              <w:left w:w="80" w:type="dxa"/>
              <w:bottom w:w="60" w:type="dxa"/>
              <w:right w:w="80" w:type="dxa"/>
            </w:tcMar>
            <w:vAlign w:val="center"/>
          </w:tcPr>
          <w:p w14:paraId="4D1F5B79" w14:textId="77777777" w:rsidR="0021263D" w:rsidRDefault="00000000">
            <w:pPr>
              <w:jc w:val="right"/>
            </w:pPr>
            <w:r>
              <w:t>+10.7pp</w:t>
            </w:r>
          </w:p>
        </w:tc>
      </w:tr>
      <w:tr w:rsidR="0021263D" w14:paraId="4D1F5B82"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7B" w14:textId="77777777" w:rsidR="0021263D" w:rsidRDefault="00000000">
            <w:r>
              <w:t>Markowitz (Min-Var)</w:t>
            </w:r>
          </w:p>
        </w:tc>
        <w:tc>
          <w:tcPr>
            <w:tcW w:w="900" w:type="dxa"/>
            <w:tcBorders>
              <w:top w:val="nil"/>
              <w:left w:val="nil"/>
              <w:bottom w:val="nil"/>
              <w:right w:val="nil"/>
            </w:tcBorders>
            <w:tcMar>
              <w:top w:w="60" w:type="dxa"/>
              <w:left w:w="80" w:type="dxa"/>
              <w:bottom w:w="60" w:type="dxa"/>
              <w:right w:w="80" w:type="dxa"/>
            </w:tcMar>
            <w:vAlign w:val="center"/>
          </w:tcPr>
          <w:p w14:paraId="4D1F5B7C" w14:textId="77777777" w:rsidR="0021263D" w:rsidRDefault="00000000">
            <w:pPr>
              <w:jc w:val="right"/>
            </w:pPr>
            <w:r>
              <w:t>0.447</w:t>
            </w:r>
          </w:p>
        </w:tc>
        <w:tc>
          <w:tcPr>
            <w:tcW w:w="900" w:type="dxa"/>
            <w:tcBorders>
              <w:top w:val="nil"/>
              <w:left w:val="nil"/>
              <w:bottom w:val="nil"/>
              <w:right w:val="nil"/>
            </w:tcBorders>
            <w:tcMar>
              <w:top w:w="60" w:type="dxa"/>
              <w:left w:w="80" w:type="dxa"/>
              <w:bottom w:w="60" w:type="dxa"/>
              <w:right w:w="80" w:type="dxa"/>
            </w:tcMar>
            <w:vAlign w:val="center"/>
          </w:tcPr>
          <w:p w14:paraId="4D1F5B7D" w14:textId="77777777" w:rsidR="0021263D" w:rsidRDefault="00000000">
            <w:pPr>
              <w:jc w:val="right"/>
            </w:pPr>
            <w:r>
              <w:t>0.463</w:t>
            </w:r>
          </w:p>
        </w:tc>
        <w:tc>
          <w:tcPr>
            <w:tcW w:w="900" w:type="dxa"/>
            <w:tcBorders>
              <w:top w:val="nil"/>
              <w:left w:val="nil"/>
              <w:bottom w:val="nil"/>
              <w:right w:val="nil"/>
            </w:tcBorders>
            <w:tcMar>
              <w:top w:w="60" w:type="dxa"/>
              <w:left w:w="80" w:type="dxa"/>
              <w:bottom w:w="60" w:type="dxa"/>
              <w:right w:w="80" w:type="dxa"/>
            </w:tcMar>
            <w:vAlign w:val="center"/>
          </w:tcPr>
          <w:p w14:paraId="4D1F5B7E" w14:textId="77777777" w:rsidR="0021263D" w:rsidRDefault="00000000">
            <w:pPr>
              <w:jc w:val="right"/>
            </w:pPr>
            <w:r>
              <w:t>+0.016</w:t>
            </w:r>
          </w:p>
        </w:tc>
        <w:tc>
          <w:tcPr>
            <w:tcW w:w="900" w:type="dxa"/>
            <w:tcBorders>
              <w:top w:val="nil"/>
              <w:left w:val="nil"/>
              <w:bottom w:val="nil"/>
              <w:right w:val="nil"/>
            </w:tcBorders>
            <w:tcMar>
              <w:top w:w="60" w:type="dxa"/>
              <w:left w:w="80" w:type="dxa"/>
              <w:bottom w:w="60" w:type="dxa"/>
              <w:right w:w="80" w:type="dxa"/>
            </w:tcMar>
            <w:vAlign w:val="center"/>
          </w:tcPr>
          <w:p w14:paraId="4D1F5B7F" w14:textId="77777777" w:rsidR="0021263D" w:rsidRDefault="00000000">
            <w:pPr>
              <w:jc w:val="right"/>
            </w:pPr>
            <w:r>
              <w:t>-24.9%</w:t>
            </w:r>
          </w:p>
        </w:tc>
        <w:tc>
          <w:tcPr>
            <w:tcW w:w="900" w:type="dxa"/>
            <w:tcBorders>
              <w:top w:val="nil"/>
              <w:left w:val="nil"/>
              <w:bottom w:val="nil"/>
              <w:right w:val="nil"/>
            </w:tcBorders>
            <w:tcMar>
              <w:top w:w="60" w:type="dxa"/>
              <w:left w:w="80" w:type="dxa"/>
              <w:bottom w:w="60" w:type="dxa"/>
              <w:right w:w="80" w:type="dxa"/>
            </w:tcMar>
            <w:vAlign w:val="center"/>
          </w:tcPr>
          <w:p w14:paraId="4D1F5B80" w14:textId="77777777" w:rsidR="0021263D" w:rsidRDefault="00000000">
            <w:pPr>
              <w:jc w:val="right"/>
            </w:pPr>
            <w:r>
              <w:t>-14.4%</w:t>
            </w:r>
          </w:p>
        </w:tc>
        <w:tc>
          <w:tcPr>
            <w:tcW w:w="960" w:type="dxa"/>
            <w:tcBorders>
              <w:top w:val="nil"/>
              <w:left w:val="nil"/>
              <w:bottom w:val="nil"/>
              <w:right w:val="nil"/>
            </w:tcBorders>
            <w:tcMar>
              <w:top w:w="60" w:type="dxa"/>
              <w:left w:w="80" w:type="dxa"/>
              <w:bottom w:w="60" w:type="dxa"/>
              <w:right w:w="80" w:type="dxa"/>
            </w:tcMar>
            <w:vAlign w:val="center"/>
          </w:tcPr>
          <w:p w14:paraId="4D1F5B81" w14:textId="77777777" w:rsidR="0021263D" w:rsidRDefault="00000000">
            <w:pPr>
              <w:jc w:val="right"/>
            </w:pPr>
            <w:r>
              <w:t>+10.5pp</w:t>
            </w:r>
          </w:p>
        </w:tc>
      </w:tr>
      <w:tr w:rsidR="0021263D" w14:paraId="4D1F5B8A"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B83" w14:textId="77777777" w:rsidR="0021263D" w:rsidRDefault="00000000">
            <w:r>
              <w:t>Regime CVaR-A</w:t>
            </w:r>
          </w:p>
        </w:tc>
        <w:tc>
          <w:tcPr>
            <w:tcW w:w="900" w:type="dxa"/>
            <w:tcBorders>
              <w:top w:val="nil"/>
              <w:left w:val="nil"/>
              <w:bottom w:val="nil"/>
              <w:right w:val="nil"/>
            </w:tcBorders>
            <w:tcMar>
              <w:top w:w="60" w:type="dxa"/>
              <w:left w:w="80" w:type="dxa"/>
              <w:bottom w:w="60" w:type="dxa"/>
              <w:right w:w="80" w:type="dxa"/>
            </w:tcMar>
            <w:vAlign w:val="center"/>
          </w:tcPr>
          <w:p w14:paraId="4D1F5B84" w14:textId="77777777" w:rsidR="0021263D" w:rsidRDefault="00000000">
            <w:pPr>
              <w:jc w:val="right"/>
            </w:pPr>
            <w:r>
              <w:t>0.365</w:t>
            </w:r>
          </w:p>
        </w:tc>
        <w:tc>
          <w:tcPr>
            <w:tcW w:w="900" w:type="dxa"/>
            <w:tcBorders>
              <w:top w:val="nil"/>
              <w:left w:val="nil"/>
              <w:bottom w:val="nil"/>
              <w:right w:val="nil"/>
            </w:tcBorders>
            <w:tcMar>
              <w:top w:w="60" w:type="dxa"/>
              <w:left w:w="80" w:type="dxa"/>
              <w:bottom w:w="60" w:type="dxa"/>
              <w:right w:w="80" w:type="dxa"/>
            </w:tcMar>
            <w:vAlign w:val="center"/>
          </w:tcPr>
          <w:p w14:paraId="4D1F5B85" w14:textId="77777777" w:rsidR="0021263D" w:rsidRDefault="00000000">
            <w:pPr>
              <w:jc w:val="right"/>
            </w:pPr>
            <w:r>
              <w:t>0.430</w:t>
            </w:r>
          </w:p>
        </w:tc>
        <w:tc>
          <w:tcPr>
            <w:tcW w:w="900" w:type="dxa"/>
            <w:tcBorders>
              <w:top w:val="nil"/>
              <w:left w:val="nil"/>
              <w:bottom w:val="nil"/>
              <w:right w:val="nil"/>
            </w:tcBorders>
            <w:tcMar>
              <w:top w:w="60" w:type="dxa"/>
              <w:left w:w="80" w:type="dxa"/>
              <w:bottom w:w="60" w:type="dxa"/>
              <w:right w:w="80" w:type="dxa"/>
            </w:tcMar>
            <w:vAlign w:val="center"/>
          </w:tcPr>
          <w:p w14:paraId="4D1F5B86" w14:textId="77777777" w:rsidR="0021263D" w:rsidRDefault="00000000">
            <w:pPr>
              <w:jc w:val="right"/>
            </w:pPr>
            <w:r>
              <w:t>+0.065</w:t>
            </w:r>
          </w:p>
        </w:tc>
        <w:tc>
          <w:tcPr>
            <w:tcW w:w="900" w:type="dxa"/>
            <w:tcBorders>
              <w:top w:val="nil"/>
              <w:left w:val="nil"/>
              <w:bottom w:val="nil"/>
              <w:right w:val="nil"/>
            </w:tcBorders>
            <w:tcMar>
              <w:top w:w="60" w:type="dxa"/>
              <w:left w:w="80" w:type="dxa"/>
              <w:bottom w:w="60" w:type="dxa"/>
              <w:right w:w="80" w:type="dxa"/>
            </w:tcMar>
            <w:vAlign w:val="center"/>
          </w:tcPr>
          <w:p w14:paraId="4D1F5B87" w14:textId="77777777" w:rsidR="0021263D" w:rsidRDefault="00000000">
            <w:pPr>
              <w:jc w:val="right"/>
            </w:pPr>
            <w:r>
              <w:t>-25.8%</w:t>
            </w:r>
          </w:p>
        </w:tc>
        <w:tc>
          <w:tcPr>
            <w:tcW w:w="900" w:type="dxa"/>
            <w:tcBorders>
              <w:top w:val="nil"/>
              <w:left w:val="nil"/>
              <w:bottom w:val="nil"/>
              <w:right w:val="nil"/>
            </w:tcBorders>
            <w:tcMar>
              <w:top w:w="60" w:type="dxa"/>
              <w:left w:w="80" w:type="dxa"/>
              <w:bottom w:w="60" w:type="dxa"/>
              <w:right w:w="80" w:type="dxa"/>
            </w:tcMar>
            <w:vAlign w:val="center"/>
          </w:tcPr>
          <w:p w14:paraId="4D1F5B88" w14:textId="77777777" w:rsidR="0021263D" w:rsidRDefault="00000000">
            <w:pPr>
              <w:jc w:val="right"/>
            </w:pPr>
            <w:r>
              <w:t>-17.2%</w:t>
            </w:r>
          </w:p>
        </w:tc>
        <w:tc>
          <w:tcPr>
            <w:tcW w:w="960" w:type="dxa"/>
            <w:tcBorders>
              <w:top w:val="nil"/>
              <w:left w:val="nil"/>
              <w:bottom w:val="nil"/>
              <w:right w:val="nil"/>
            </w:tcBorders>
            <w:tcMar>
              <w:top w:w="60" w:type="dxa"/>
              <w:left w:w="80" w:type="dxa"/>
              <w:bottom w:w="60" w:type="dxa"/>
              <w:right w:w="80" w:type="dxa"/>
            </w:tcMar>
            <w:vAlign w:val="center"/>
          </w:tcPr>
          <w:p w14:paraId="4D1F5B89" w14:textId="77777777" w:rsidR="0021263D" w:rsidRDefault="00000000">
            <w:pPr>
              <w:jc w:val="right"/>
            </w:pPr>
            <w:r>
              <w:t>+8.6pp</w:t>
            </w:r>
          </w:p>
        </w:tc>
      </w:tr>
      <w:tr w:rsidR="0021263D" w14:paraId="4D1F5B92"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8B" w14:textId="77777777" w:rsidR="0021263D" w:rsidRDefault="00000000">
            <w:r>
              <w:t>Weighted CVaR</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8C" w14:textId="77777777" w:rsidR="0021263D" w:rsidRDefault="00000000">
            <w:pPr>
              <w:jc w:val="right"/>
            </w:pPr>
            <w:r>
              <w:t>0.368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8D" w14:textId="77777777" w:rsidR="0021263D" w:rsidRDefault="00000000">
            <w:pPr>
              <w:jc w:val="right"/>
            </w:pPr>
            <w:r>
              <w:t>0.378</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8E" w14:textId="77777777" w:rsidR="0021263D" w:rsidRDefault="00000000">
            <w:pPr>
              <w:jc w:val="right"/>
            </w:pPr>
            <w:r>
              <w:t>+0.010</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8F" w14:textId="77777777" w:rsidR="0021263D" w:rsidRDefault="00000000">
            <w:pPr>
              <w:jc w:val="right"/>
            </w:pPr>
            <w:r>
              <w:t>-25.4%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90" w14:textId="77777777" w:rsidR="0021263D" w:rsidRDefault="00000000">
            <w:pPr>
              <w:jc w:val="right"/>
            </w:pPr>
            <w:r>
              <w:t>-16.3%</w:t>
            </w:r>
          </w:p>
        </w:tc>
        <w:tc>
          <w:tcPr>
            <w:tcW w:w="9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91" w14:textId="77777777" w:rsidR="0021263D" w:rsidRDefault="00000000">
            <w:pPr>
              <w:jc w:val="right"/>
            </w:pPr>
            <w:r>
              <w:t>+9.1pp</w:t>
            </w:r>
          </w:p>
        </w:tc>
      </w:tr>
    </w:tbl>
    <w:p w14:paraId="4D1F5B93" w14:textId="77777777" w:rsidR="0021263D" w:rsidRDefault="00000000">
      <w:pPr>
        <w:spacing w:before="120" w:after="240" w:line="280" w:lineRule="atLeast"/>
        <w:ind w:left="2608"/>
        <w:jc w:val="both"/>
      </w:pPr>
      <w:r>
        <w:rPr>
          <w:sz w:val="18"/>
          <w:szCs w:val="18"/>
        </w:rPr>
        <w:t>Figure 6. Average asset-group weights of Static CVaR over Panel B (2010 to 2026), baseline vs. FI-expanded universe.</w:t>
      </w:r>
    </w:p>
    <w:p w14:paraId="4D1F5B94" w14:textId="77777777" w:rsidR="0021263D" w:rsidRDefault="00000000">
      <w:pPr>
        <w:spacing w:before="120" w:after="120"/>
      </w:pPr>
      <w:r>
        <w:rPr>
          <w:noProof/>
        </w:rPr>
        <w:drawing>
          <wp:inline distT="0" distB="0" distL="0" distR="0" wp14:anchorId="4D1F5E17" wp14:editId="4D1F5E18">
            <wp:extent cx="6648450" cy="3486150"/>
            <wp:effectExtent l="0" t="0" r="0" b="0"/>
            <wp:docPr id="999142338" name="Figure 6 Average Weights Baseline vs FI-Expanded" descr="Figure 6 Average Weights Baseline vs FI-Expanded" title="Figure 6 Average Weights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648450" cy="3486150"/>
                    </a:xfrm>
                    <a:prstGeom prst="rect">
                      <a:avLst/>
                    </a:prstGeom>
                  </pic:spPr>
                </pic:pic>
              </a:graphicData>
            </a:graphic>
          </wp:inline>
        </w:drawing>
      </w:r>
    </w:p>
    <w:p w14:paraId="4D1F5B95" w14:textId="77777777" w:rsidR="0021263D" w:rsidRDefault="00000000">
      <w:pPr>
        <w:spacing w:before="120" w:after="240" w:line="280" w:lineRule="atLeast"/>
        <w:ind w:left="2608"/>
        <w:jc w:val="both"/>
      </w:pPr>
      <w:r>
        <w:rPr>
          <w:sz w:val="18"/>
          <w:szCs w:val="18"/>
        </w:rPr>
        <w:lastRenderedPageBreak/>
        <w:t>Figure 7. Drawdown curves for Static CVaR under the baseline and FI-expanded universes; the 2022 ECB rate-hiking cycle generates approximately -14.6% drawdown for the FI-expanded strategy.</w:t>
      </w:r>
    </w:p>
    <w:p w14:paraId="4D1F5B96" w14:textId="77777777" w:rsidR="0021263D" w:rsidRDefault="00000000">
      <w:pPr>
        <w:spacing w:before="120" w:after="120"/>
      </w:pPr>
      <w:r>
        <w:rPr>
          <w:noProof/>
        </w:rPr>
        <w:drawing>
          <wp:inline distT="0" distB="0" distL="0" distR="0" wp14:anchorId="4D1F5E19" wp14:editId="4D1F5E1A">
            <wp:extent cx="6648450" cy="3076575"/>
            <wp:effectExtent l="0" t="0" r="0" b="0"/>
            <wp:docPr id="1756009327" name="Figure 7 Drawdown Comparison Baseline vs FI-Expanded" descr="Figure 7 Drawdown Comparison Baseline vs FI-Expanded" title="Figure 7 Drawdown Comparison Baseline vs FI-Expan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648450" cy="3076575"/>
                    </a:xfrm>
                    <a:prstGeom prst="rect">
                      <a:avLst/>
                    </a:prstGeom>
                  </pic:spPr>
                </pic:pic>
              </a:graphicData>
            </a:graphic>
          </wp:inline>
        </w:drawing>
      </w:r>
    </w:p>
    <w:p w14:paraId="4D1F5B97" w14:textId="77777777" w:rsidR="0021263D" w:rsidRDefault="00000000">
      <w:pPr>
        <w:spacing w:before="60" w:after="60" w:line="280" w:lineRule="atLeast"/>
        <w:ind w:left="2608"/>
      </w:pPr>
      <w:r>
        <w:rPr>
          <w:i/>
          <w:iCs/>
        </w:rPr>
        <w:t>3.6. Robustness Checks</w:t>
      </w:r>
    </w:p>
    <w:p w14:paraId="4D1F5B98" w14:textId="77777777" w:rsidR="0021263D" w:rsidRDefault="00000000">
      <w:pPr>
        <w:spacing w:line="280" w:lineRule="atLeast"/>
        <w:ind w:left="2608" w:firstLine="425"/>
        <w:jc w:val="both"/>
      </w:pPr>
      <w:r>
        <w:t>We conduct five robustness checks, summarized in Table 9. First, a 6-week HICP publication-lag correction addresses the risk that HICP data timestamps in LSEG reflect the reference period rather than the release date (approximately 17 days after month end). Label agreement between baseline and lagged specifications is approximately 55%, confirming that HICP timing is a meaningful but not outcome-determining assumption. The Regime CVaR-A Sharpe changes by up to +0.068, within the bootstrap confidence band.</w:t>
      </w:r>
    </w:p>
    <w:p w14:paraId="4D1F5B99" w14:textId="77777777" w:rsidR="0021263D" w:rsidRDefault="00000000">
      <w:pPr>
        <w:spacing w:line="280" w:lineRule="atLeast"/>
        <w:ind w:left="2608" w:firstLine="425"/>
        <w:jc w:val="both"/>
      </w:pPr>
      <w:r>
        <w:t xml:space="preserve">Second, a ZEW feature swap replaces z52_VSTOXX with z52_ZEW_Germany (unconditional correlation with z52_ESI: r approximately 0.02). This improves Regime CVaR-A point estimates (Sharpe 0.365 to 0.483) but label agreement with the baseline is only 47.9%, and no test achieves statistical significance. These results are exploratory. Third, rebalance frequencies of 1, 2, 4, 8, and 13 weeks are tested; no frequency overturns Static CVaR as the most robust benchmark. Fourth, exponential weight averaging (EWA) blending reduces </w:t>
      </w:r>
      <w:proofErr w:type="gramStart"/>
      <w:r>
        <w:t>turnover</w:t>
      </w:r>
      <w:proofErr w:type="gramEnd"/>
      <w:r>
        <w:t xml:space="preserve"> approximately 30% and improves net Sharpe versus naive regime </w:t>
      </w:r>
      <w:proofErr w:type="gramStart"/>
      <w:r>
        <w:t>baseline, but</w:t>
      </w:r>
      <w:proofErr w:type="gramEnd"/>
      <w:r>
        <w:t xml:space="preserve"> does not surpass Static CVaR. Fifth, the FI-expanded universe robustness is reported in Section 3.5. Across all five checks, the main conclusion is unchanged.</w:t>
      </w:r>
    </w:p>
    <w:p w14:paraId="1D5DD68D" w14:textId="77777777" w:rsidR="00D35B06" w:rsidRDefault="00D35B06">
      <w:pPr>
        <w:rPr>
          <w:sz w:val="18"/>
          <w:szCs w:val="18"/>
        </w:rPr>
      </w:pPr>
      <w:r>
        <w:rPr>
          <w:sz w:val="18"/>
          <w:szCs w:val="18"/>
        </w:rPr>
        <w:br w:type="page"/>
      </w:r>
    </w:p>
    <w:p w14:paraId="4D1F5B9A" w14:textId="783827DA" w:rsidR="0021263D" w:rsidRDefault="00000000">
      <w:pPr>
        <w:keepNext/>
        <w:spacing w:before="240" w:after="120" w:line="280" w:lineRule="atLeast"/>
        <w:ind w:left="2608"/>
        <w:jc w:val="both"/>
      </w:pPr>
      <w:r>
        <w:rPr>
          <w:sz w:val="18"/>
          <w:szCs w:val="18"/>
        </w:rPr>
        <w:lastRenderedPageBreak/>
        <w:t>Table 9. Robustness Check Summary</w:t>
      </w:r>
    </w:p>
    <w:p w14:paraId="4D1F5B9B" w14:textId="77777777" w:rsidR="0021263D" w:rsidRDefault="00000000">
      <w:pPr>
        <w:keepNext/>
        <w:spacing w:after="60" w:line="260" w:lineRule="atLeast"/>
        <w:ind w:left="2608"/>
        <w:jc w:val="both"/>
      </w:pPr>
      <w:r>
        <w:rPr>
          <w:sz w:val="16"/>
          <w:szCs w:val="16"/>
        </w:rPr>
        <w:t xml:space="preserve">All checks use the Panel B evaluation window (2010 to 2026, 808 weeks). Key metric is net Sharpe at 10 bps for Regime CVaR-A. Delta Sharpe = change vs. baseline. HICP: </w:t>
      </w:r>
      <w:proofErr w:type="spellStart"/>
      <w:r>
        <w:rPr>
          <w:sz w:val="16"/>
          <w:szCs w:val="16"/>
        </w:rPr>
        <w:t>Harmonised</w:t>
      </w:r>
      <w:proofErr w:type="spellEnd"/>
      <w:r>
        <w:rPr>
          <w:sz w:val="16"/>
          <w:szCs w:val="16"/>
        </w:rPr>
        <w:t xml:space="preserve"> Index of Consumer Prices; ZEW: Zentrum </w:t>
      </w:r>
      <w:proofErr w:type="spellStart"/>
      <w:r>
        <w:rPr>
          <w:sz w:val="16"/>
          <w:szCs w:val="16"/>
        </w:rPr>
        <w:t>fuer</w:t>
      </w:r>
      <w:proofErr w:type="spellEnd"/>
      <w:r>
        <w:rPr>
          <w:sz w:val="16"/>
          <w:szCs w:val="16"/>
        </w:rPr>
        <w:t xml:space="preserve"> </w:t>
      </w:r>
      <w:proofErr w:type="spellStart"/>
      <w:r>
        <w:rPr>
          <w:sz w:val="16"/>
          <w:szCs w:val="16"/>
        </w:rPr>
        <w:t>Europaeische</w:t>
      </w:r>
      <w:proofErr w:type="spellEnd"/>
      <w:r>
        <w:rPr>
          <w:sz w:val="16"/>
          <w:szCs w:val="16"/>
        </w:rPr>
        <w:t xml:space="preserve"> </w:t>
      </w:r>
      <w:proofErr w:type="spellStart"/>
      <w:r>
        <w:rPr>
          <w:sz w:val="16"/>
          <w:szCs w:val="16"/>
        </w:rPr>
        <w:t>Wirtschaftsforschung</w:t>
      </w:r>
      <w:proofErr w:type="spellEnd"/>
      <w:r>
        <w:rPr>
          <w:sz w:val="16"/>
          <w:szCs w:val="16"/>
        </w:rPr>
        <w:t>; EWA: exponential weight averaging; CVaR: Conditional Value-at-Risk.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1"/>
        <w:gridCol w:w="5389"/>
        <w:gridCol w:w="2070"/>
        <w:gridCol w:w="1106"/>
      </w:tblGrid>
      <w:tr w:rsidR="0021263D" w14:paraId="4D1F5BA0" w14:textId="77777777" w:rsidTr="00D35B06">
        <w:tblPrEx>
          <w:tblCellMar>
            <w:top w:w="0" w:type="dxa"/>
            <w:bottom w:w="0" w:type="dxa"/>
          </w:tblCellMar>
        </w:tblPrEx>
        <w:trPr>
          <w:tblHeader/>
        </w:trPr>
        <w:tc>
          <w:tcPr>
            <w:tcW w:w="1901"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9C" w14:textId="77777777" w:rsidR="0021263D" w:rsidRDefault="00000000">
            <w:r>
              <w:rPr>
                <w:b/>
                <w:bCs/>
                <w:sz w:val="18"/>
                <w:szCs w:val="18"/>
              </w:rPr>
              <w:t>Check</w:t>
            </w:r>
          </w:p>
        </w:tc>
        <w:tc>
          <w:tcPr>
            <w:tcW w:w="5389"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9D" w14:textId="77777777" w:rsidR="0021263D" w:rsidRDefault="00000000">
            <w:r>
              <w:rPr>
                <w:b/>
                <w:bCs/>
                <w:sz w:val="18"/>
                <w:szCs w:val="18"/>
              </w:rPr>
              <w:t>Key Finding</w:t>
            </w:r>
          </w:p>
        </w:tc>
        <w:tc>
          <w:tcPr>
            <w:tcW w:w="207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9E" w14:textId="77777777" w:rsidR="0021263D" w:rsidRDefault="00000000">
            <w:r>
              <w:rPr>
                <w:b/>
                <w:bCs/>
                <w:sz w:val="18"/>
                <w:szCs w:val="18"/>
              </w:rPr>
              <w:t>Magnitude</w:t>
            </w:r>
          </w:p>
        </w:tc>
        <w:tc>
          <w:tcPr>
            <w:tcW w:w="110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9F" w14:textId="77777777" w:rsidR="0021263D" w:rsidRDefault="00000000">
            <w:r>
              <w:rPr>
                <w:b/>
                <w:bCs/>
                <w:sz w:val="18"/>
                <w:szCs w:val="18"/>
              </w:rPr>
              <w:t>Conclusion</w:t>
            </w:r>
          </w:p>
        </w:tc>
      </w:tr>
      <w:tr w:rsidR="0021263D" w14:paraId="4D1F5BA5" w14:textId="77777777" w:rsidTr="00D35B06">
        <w:tblPrEx>
          <w:tblCellMar>
            <w:top w:w="0" w:type="dxa"/>
            <w:bottom w:w="0" w:type="dxa"/>
          </w:tblCellMar>
        </w:tblPrEx>
        <w:tc>
          <w:tcPr>
            <w:tcW w:w="1901" w:type="dxa"/>
            <w:tcBorders>
              <w:top w:val="nil"/>
              <w:left w:val="nil"/>
              <w:bottom w:val="nil"/>
              <w:right w:val="nil"/>
            </w:tcBorders>
            <w:tcMar>
              <w:top w:w="60" w:type="dxa"/>
              <w:left w:w="80" w:type="dxa"/>
              <w:bottom w:w="60" w:type="dxa"/>
              <w:right w:w="80" w:type="dxa"/>
            </w:tcMar>
            <w:vAlign w:val="center"/>
          </w:tcPr>
          <w:p w14:paraId="4D1F5BA1" w14:textId="77777777" w:rsidR="0021263D" w:rsidRDefault="00000000">
            <w:r>
              <w:rPr>
                <w:sz w:val="18"/>
                <w:szCs w:val="18"/>
              </w:rPr>
              <w:t>HICP lag 6 weeks</w:t>
            </w:r>
          </w:p>
        </w:tc>
        <w:tc>
          <w:tcPr>
            <w:tcW w:w="5389" w:type="dxa"/>
            <w:tcBorders>
              <w:top w:val="nil"/>
              <w:left w:val="nil"/>
              <w:bottom w:val="nil"/>
              <w:right w:val="nil"/>
            </w:tcBorders>
            <w:tcMar>
              <w:top w:w="60" w:type="dxa"/>
              <w:left w:w="80" w:type="dxa"/>
              <w:bottom w:w="60" w:type="dxa"/>
              <w:right w:w="80" w:type="dxa"/>
            </w:tcMar>
            <w:vAlign w:val="center"/>
          </w:tcPr>
          <w:p w14:paraId="4D1F5BA2" w14:textId="77777777" w:rsidR="0021263D" w:rsidRDefault="00000000">
            <w:r>
              <w:rPr>
                <w:sz w:val="18"/>
                <w:szCs w:val="18"/>
              </w:rPr>
              <w:t>Label agreement ~55%; Regime CVaR-A Sharpe changes up to +0.068</w:t>
            </w:r>
          </w:p>
        </w:tc>
        <w:tc>
          <w:tcPr>
            <w:tcW w:w="2070" w:type="dxa"/>
            <w:tcBorders>
              <w:top w:val="nil"/>
              <w:left w:val="nil"/>
              <w:bottom w:val="nil"/>
              <w:right w:val="nil"/>
            </w:tcBorders>
            <w:tcMar>
              <w:top w:w="60" w:type="dxa"/>
              <w:left w:w="80" w:type="dxa"/>
              <w:bottom w:w="60" w:type="dxa"/>
              <w:right w:w="80" w:type="dxa"/>
            </w:tcMar>
            <w:vAlign w:val="center"/>
          </w:tcPr>
          <w:p w14:paraId="4D1F5BA3" w14:textId="77777777" w:rsidR="0021263D" w:rsidRDefault="00000000">
            <w:r>
              <w:rPr>
                <w:sz w:val="18"/>
                <w:szCs w:val="18"/>
              </w:rPr>
              <w:t>Within bootstrap noise</w:t>
            </w:r>
          </w:p>
        </w:tc>
        <w:tc>
          <w:tcPr>
            <w:tcW w:w="1106" w:type="dxa"/>
            <w:tcBorders>
              <w:top w:val="nil"/>
              <w:left w:val="nil"/>
              <w:bottom w:val="nil"/>
              <w:right w:val="nil"/>
            </w:tcBorders>
            <w:tcMar>
              <w:top w:w="60" w:type="dxa"/>
              <w:left w:w="80" w:type="dxa"/>
              <w:bottom w:w="60" w:type="dxa"/>
              <w:right w:w="80" w:type="dxa"/>
            </w:tcMar>
            <w:vAlign w:val="center"/>
          </w:tcPr>
          <w:p w14:paraId="4D1F5BA4" w14:textId="77777777" w:rsidR="0021263D" w:rsidRDefault="00000000">
            <w:r>
              <w:rPr>
                <w:sz w:val="18"/>
                <w:szCs w:val="18"/>
              </w:rPr>
              <w:t>Unchanged</w:t>
            </w:r>
          </w:p>
        </w:tc>
      </w:tr>
      <w:tr w:rsidR="0021263D" w14:paraId="4D1F5BAA" w14:textId="77777777" w:rsidTr="00D35B06">
        <w:tblPrEx>
          <w:tblCellMar>
            <w:top w:w="0" w:type="dxa"/>
            <w:bottom w:w="0" w:type="dxa"/>
          </w:tblCellMar>
        </w:tblPrEx>
        <w:trPr>
          <w:trHeight w:val="323"/>
        </w:trPr>
        <w:tc>
          <w:tcPr>
            <w:tcW w:w="1901" w:type="dxa"/>
            <w:tcBorders>
              <w:top w:val="nil"/>
              <w:left w:val="nil"/>
              <w:bottom w:val="nil"/>
              <w:right w:val="nil"/>
            </w:tcBorders>
            <w:tcMar>
              <w:top w:w="60" w:type="dxa"/>
              <w:left w:w="80" w:type="dxa"/>
              <w:bottom w:w="60" w:type="dxa"/>
              <w:right w:w="80" w:type="dxa"/>
            </w:tcMar>
            <w:vAlign w:val="center"/>
          </w:tcPr>
          <w:p w14:paraId="4D1F5BA6" w14:textId="77777777" w:rsidR="0021263D" w:rsidRDefault="00000000">
            <w:r>
              <w:rPr>
                <w:sz w:val="18"/>
                <w:szCs w:val="18"/>
              </w:rPr>
              <w:t>ZEW feature swap</w:t>
            </w:r>
          </w:p>
        </w:tc>
        <w:tc>
          <w:tcPr>
            <w:tcW w:w="5389" w:type="dxa"/>
            <w:tcBorders>
              <w:top w:val="nil"/>
              <w:left w:val="nil"/>
              <w:bottom w:val="nil"/>
              <w:right w:val="nil"/>
            </w:tcBorders>
            <w:tcMar>
              <w:top w:w="60" w:type="dxa"/>
              <w:left w:w="80" w:type="dxa"/>
              <w:bottom w:w="60" w:type="dxa"/>
              <w:right w:w="80" w:type="dxa"/>
            </w:tcMar>
            <w:vAlign w:val="center"/>
          </w:tcPr>
          <w:p w14:paraId="4D1F5BA7" w14:textId="77777777" w:rsidR="0021263D" w:rsidRDefault="00000000">
            <w:r>
              <w:rPr>
                <w:sz w:val="18"/>
                <w:szCs w:val="18"/>
              </w:rPr>
              <w:t>Regime CVaR-A Sharpe: 0.365 to 0.483 (+0.118); label agreement 47.9%; exploratory</w:t>
            </w:r>
          </w:p>
        </w:tc>
        <w:tc>
          <w:tcPr>
            <w:tcW w:w="2070" w:type="dxa"/>
            <w:tcBorders>
              <w:top w:val="nil"/>
              <w:left w:val="nil"/>
              <w:bottom w:val="nil"/>
              <w:right w:val="nil"/>
            </w:tcBorders>
            <w:tcMar>
              <w:top w:w="60" w:type="dxa"/>
              <w:left w:w="80" w:type="dxa"/>
              <w:bottom w:w="60" w:type="dxa"/>
              <w:right w:w="80" w:type="dxa"/>
            </w:tcMar>
            <w:vAlign w:val="center"/>
          </w:tcPr>
          <w:p w14:paraId="4D1F5BA8" w14:textId="77777777" w:rsidR="0021263D" w:rsidRDefault="00000000">
            <w:r>
              <w:rPr>
                <w:sz w:val="18"/>
                <w:szCs w:val="18"/>
              </w:rPr>
              <w:t>No test significant</w:t>
            </w:r>
          </w:p>
        </w:tc>
        <w:tc>
          <w:tcPr>
            <w:tcW w:w="1106" w:type="dxa"/>
            <w:tcBorders>
              <w:top w:val="nil"/>
              <w:left w:val="nil"/>
              <w:bottom w:val="nil"/>
              <w:right w:val="nil"/>
            </w:tcBorders>
            <w:tcMar>
              <w:top w:w="60" w:type="dxa"/>
              <w:left w:w="80" w:type="dxa"/>
              <w:bottom w:w="60" w:type="dxa"/>
              <w:right w:w="80" w:type="dxa"/>
            </w:tcMar>
            <w:vAlign w:val="center"/>
          </w:tcPr>
          <w:p w14:paraId="4D1F5BA9" w14:textId="77777777" w:rsidR="0021263D" w:rsidRDefault="00000000">
            <w:r>
              <w:rPr>
                <w:sz w:val="18"/>
                <w:szCs w:val="18"/>
              </w:rPr>
              <w:t>Unchanged</w:t>
            </w:r>
          </w:p>
        </w:tc>
      </w:tr>
      <w:tr w:rsidR="0021263D" w14:paraId="4D1F5BAF" w14:textId="77777777" w:rsidTr="00D35B06">
        <w:tblPrEx>
          <w:tblCellMar>
            <w:top w:w="0" w:type="dxa"/>
            <w:bottom w:w="0" w:type="dxa"/>
          </w:tblCellMar>
        </w:tblPrEx>
        <w:tc>
          <w:tcPr>
            <w:tcW w:w="1901" w:type="dxa"/>
            <w:tcBorders>
              <w:top w:val="nil"/>
              <w:left w:val="nil"/>
              <w:bottom w:val="nil"/>
              <w:right w:val="nil"/>
            </w:tcBorders>
            <w:tcMar>
              <w:top w:w="60" w:type="dxa"/>
              <w:left w:w="80" w:type="dxa"/>
              <w:bottom w:w="60" w:type="dxa"/>
              <w:right w:w="80" w:type="dxa"/>
            </w:tcMar>
            <w:vAlign w:val="center"/>
          </w:tcPr>
          <w:p w14:paraId="4D1F5BAB" w14:textId="77777777" w:rsidR="0021263D" w:rsidRDefault="00000000">
            <w:r>
              <w:rPr>
                <w:sz w:val="18"/>
                <w:szCs w:val="18"/>
              </w:rPr>
              <w:t>Rebalance frequency</w:t>
            </w:r>
          </w:p>
        </w:tc>
        <w:tc>
          <w:tcPr>
            <w:tcW w:w="5389" w:type="dxa"/>
            <w:tcBorders>
              <w:top w:val="nil"/>
              <w:left w:val="nil"/>
              <w:bottom w:val="nil"/>
              <w:right w:val="nil"/>
            </w:tcBorders>
            <w:tcMar>
              <w:top w:w="60" w:type="dxa"/>
              <w:left w:w="80" w:type="dxa"/>
              <w:bottom w:w="60" w:type="dxa"/>
              <w:right w:w="80" w:type="dxa"/>
            </w:tcMar>
            <w:vAlign w:val="center"/>
          </w:tcPr>
          <w:p w14:paraId="4D1F5BAC" w14:textId="77777777" w:rsidR="0021263D" w:rsidRDefault="00000000">
            <w:r>
              <w:rPr>
                <w:sz w:val="18"/>
                <w:szCs w:val="18"/>
              </w:rPr>
              <w:t>Lower frequency reduces turnover; 4-week baseline reasonable</w:t>
            </w:r>
          </w:p>
        </w:tc>
        <w:tc>
          <w:tcPr>
            <w:tcW w:w="2070" w:type="dxa"/>
            <w:tcBorders>
              <w:top w:val="nil"/>
              <w:left w:val="nil"/>
              <w:bottom w:val="nil"/>
              <w:right w:val="nil"/>
            </w:tcBorders>
            <w:tcMar>
              <w:top w:w="60" w:type="dxa"/>
              <w:left w:w="80" w:type="dxa"/>
              <w:bottom w:w="60" w:type="dxa"/>
              <w:right w:w="80" w:type="dxa"/>
            </w:tcMar>
            <w:vAlign w:val="center"/>
          </w:tcPr>
          <w:p w14:paraId="4D1F5BAD" w14:textId="77777777" w:rsidR="0021263D" w:rsidRDefault="00000000">
            <w:r>
              <w:rPr>
                <w:sz w:val="18"/>
                <w:szCs w:val="18"/>
              </w:rPr>
              <w:t>No cadence overturns Static CVaR</w:t>
            </w:r>
          </w:p>
        </w:tc>
        <w:tc>
          <w:tcPr>
            <w:tcW w:w="1106" w:type="dxa"/>
            <w:tcBorders>
              <w:top w:val="nil"/>
              <w:left w:val="nil"/>
              <w:bottom w:val="nil"/>
              <w:right w:val="nil"/>
            </w:tcBorders>
            <w:tcMar>
              <w:top w:w="60" w:type="dxa"/>
              <w:left w:w="80" w:type="dxa"/>
              <w:bottom w:w="60" w:type="dxa"/>
              <w:right w:w="80" w:type="dxa"/>
            </w:tcMar>
            <w:vAlign w:val="center"/>
          </w:tcPr>
          <w:p w14:paraId="4D1F5BAE" w14:textId="77777777" w:rsidR="0021263D" w:rsidRDefault="00000000">
            <w:r>
              <w:rPr>
                <w:sz w:val="18"/>
                <w:szCs w:val="18"/>
              </w:rPr>
              <w:t>Unchanged</w:t>
            </w:r>
          </w:p>
        </w:tc>
      </w:tr>
      <w:tr w:rsidR="0021263D" w14:paraId="4D1F5BB4" w14:textId="77777777" w:rsidTr="00D35B06">
        <w:tblPrEx>
          <w:tblCellMar>
            <w:top w:w="0" w:type="dxa"/>
            <w:bottom w:w="0" w:type="dxa"/>
          </w:tblCellMar>
        </w:tblPrEx>
        <w:tc>
          <w:tcPr>
            <w:tcW w:w="1901" w:type="dxa"/>
            <w:tcBorders>
              <w:top w:val="nil"/>
              <w:left w:val="nil"/>
              <w:bottom w:val="nil"/>
              <w:right w:val="nil"/>
            </w:tcBorders>
            <w:tcMar>
              <w:top w:w="60" w:type="dxa"/>
              <w:left w:w="80" w:type="dxa"/>
              <w:bottom w:w="60" w:type="dxa"/>
              <w:right w:w="80" w:type="dxa"/>
            </w:tcMar>
            <w:vAlign w:val="center"/>
          </w:tcPr>
          <w:p w14:paraId="4D1F5BB0" w14:textId="77777777" w:rsidR="0021263D" w:rsidRDefault="00000000">
            <w:r>
              <w:rPr>
                <w:sz w:val="18"/>
                <w:szCs w:val="18"/>
              </w:rPr>
              <w:t>Turnover smoothing (EWA)</w:t>
            </w:r>
          </w:p>
        </w:tc>
        <w:tc>
          <w:tcPr>
            <w:tcW w:w="5389" w:type="dxa"/>
            <w:tcBorders>
              <w:top w:val="nil"/>
              <w:left w:val="nil"/>
              <w:bottom w:val="nil"/>
              <w:right w:val="nil"/>
            </w:tcBorders>
            <w:tcMar>
              <w:top w:w="60" w:type="dxa"/>
              <w:left w:w="80" w:type="dxa"/>
              <w:bottom w:w="60" w:type="dxa"/>
              <w:right w:w="80" w:type="dxa"/>
            </w:tcMar>
            <w:vAlign w:val="center"/>
          </w:tcPr>
          <w:p w14:paraId="4D1F5BB1" w14:textId="77777777" w:rsidR="0021263D" w:rsidRDefault="00000000">
            <w:r>
              <w:rPr>
                <w:sz w:val="18"/>
                <w:szCs w:val="18"/>
              </w:rPr>
              <w:t>EWA blending reduces turnover ~30%; improves net Sharpe vs. naive regime</w:t>
            </w:r>
          </w:p>
        </w:tc>
        <w:tc>
          <w:tcPr>
            <w:tcW w:w="2070" w:type="dxa"/>
            <w:tcBorders>
              <w:top w:val="nil"/>
              <w:left w:val="nil"/>
              <w:bottom w:val="nil"/>
              <w:right w:val="nil"/>
            </w:tcBorders>
            <w:tcMar>
              <w:top w:w="60" w:type="dxa"/>
              <w:left w:w="80" w:type="dxa"/>
              <w:bottom w:w="60" w:type="dxa"/>
              <w:right w:w="80" w:type="dxa"/>
            </w:tcMar>
            <w:vAlign w:val="center"/>
          </w:tcPr>
          <w:p w14:paraId="4D1F5BB2" w14:textId="77777777" w:rsidR="0021263D" w:rsidRDefault="00000000">
            <w:r>
              <w:rPr>
                <w:sz w:val="18"/>
                <w:szCs w:val="18"/>
              </w:rPr>
              <w:t>Does not surpass Static CVaR</w:t>
            </w:r>
          </w:p>
        </w:tc>
        <w:tc>
          <w:tcPr>
            <w:tcW w:w="1106" w:type="dxa"/>
            <w:tcBorders>
              <w:top w:val="nil"/>
              <w:left w:val="nil"/>
              <w:bottom w:val="nil"/>
              <w:right w:val="nil"/>
            </w:tcBorders>
            <w:tcMar>
              <w:top w:w="60" w:type="dxa"/>
              <w:left w:w="80" w:type="dxa"/>
              <w:bottom w:w="60" w:type="dxa"/>
              <w:right w:w="80" w:type="dxa"/>
            </w:tcMar>
            <w:vAlign w:val="center"/>
          </w:tcPr>
          <w:p w14:paraId="4D1F5BB3" w14:textId="77777777" w:rsidR="0021263D" w:rsidRDefault="00000000">
            <w:r>
              <w:rPr>
                <w:sz w:val="18"/>
                <w:szCs w:val="18"/>
              </w:rPr>
              <w:t>Unchanged</w:t>
            </w:r>
          </w:p>
        </w:tc>
      </w:tr>
      <w:tr w:rsidR="0021263D" w14:paraId="4D1F5BB9" w14:textId="77777777" w:rsidTr="00D35B06">
        <w:tblPrEx>
          <w:tblCellMar>
            <w:top w:w="0" w:type="dxa"/>
            <w:bottom w:w="0" w:type="dxa"/>
          </w:tblCellMar>
        </w:tblPrEx>
        <w:tc>
          <w:tcPr>
            <w:tcW w:w="1901"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B5" w14:textId="77777777" w:rsidR="0021263D" w:rsidRDefault="00000000">
            <w:r>
              <w:rPr>
                <w:sz w:val="18"/>
                <w:szCs w:val="18"/>
              </w:rPr>
              <w:t>FI-expanded universe</w:t>
            </w:r>
          </w:p>
        </w:tc>
        <w:tc>
          <w:tcPr>
            <w:tcW w:w="5389"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B6" w14:textId="77777777" w:rsidR="0021263D" w:rsidRDefault="00000000">
            <w:r>
              <w:rPr>
                <w:sz w:val="18"/>
                <w:szCs w:val="18"/>
              </w:rPr>
              <w:t xml:space="preserve">Panel A Sharpe +0.034; Panel B -0.026; </w:t>
            </w:r>
            <w:proofErr w:type="spellStart"/>
            <w:r>
              <w:rPr>
                <w:sz w:val="18"/>
                <w:szCs w:val="18"/>
              </w:rPr>
              <w:t>MaxDD</w:t>
            </w:r>
            <w:proofErr w:type="spellEnd"/>
            <w:r>
              <w:rPr>
                <w:sz w:val="18"/>
                <w:szCs w:val="18"/>
              </w:rPr>
              <w:t xml:space="preserve"> improved in both panels; 2022 rate-shock adverse</w:t>
            </w:r>
          </w:p>
        </w:tc>
        <w:tc>
          <w:tcPr>
            <w:tcW w:w="207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B7" w14:textId="77777777" w:rsidR="0021263D" w:rsidRDefault="00000000">
            <w:r>
              <w:rPr>
                <w:sz w:val="18"/>
                <w:szCs w:val="18"/>
              </w:rPr>
              <w:t>-10% to -13% portfolio loss in 2022</w:t>
            </w:r>
          </w:p>
        </w:tc>
        <w:tc>
          <w:tcPr>
            <w:tcW w:w="1106"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B8" w14:textId="77777777" w:rsidR="0021263D" w:rsidRDefault="00000000">
            <w:r>
              <w:rPr>
                <w:sz w:val="18"/>
                <w:szCs w:val="18"/>
              </w:rPr>
              <w:t>Unchanged</w:t>
            </w:r>
          </w:p>
        </w:tc>
      </w:tr>
    </w:tbl>
    <w:p w14:paraId="4D1F5BBA" w14:textId="77777777" w:rsidR="0021263D" w:rsidRDefault="00000000">
      <w:pPr>
        <w:spacing w:before="60" w:after="60" w:line="280" w:lineRule="atLeast"/>
        <w:ind w:left="2608"/>
      </w:pPr>
      <w:r>
        <w:rPr>
          <w:i/>
          <w:iCs/>
        </w:rPr>
        <w:t>3.7. Mechanism Summary</w:t>
      </w:r>
    </w:p>
    <w:p w14:paraId="4D1F5BBB" w14:textId="77777777" w:rsidR="0021263D" w:rsidRDefault="00000000">
      <w:pPr>
        <w:spacing w:line="280" w:lineRule="atLeast"/>
        <w:ind w:left="2608" w:firstLine="425"/>
        <w:jc w:val="both"/>
      </w:pPr>
      <w:r>
        <w:t>Table 10 synthesizes the six mechanisms through which naive regime-conditional CVaR underperforms the static benchmark, together with the implementation fix pursued in this paper and the remaining performance gap. The table serves as a diagnostic map connecting the theoretical mechanism (LP scenario discontinuity, estimation noise, hard label assignment, label sensitivity, macro-portfolio signal mismatch, and rate-shock exposure) to the empirical evidence and the practical resolution.</w:t>
      </w:r>
    </w:p>
    <w:p w14:paraId="4D1F5BBC" w14:textId="77777777" w:rsidR="0021263D" w:rsidRDefault="00000000">
      <w:pPr>
        <w:keepNext/>
        <w:spacing w:before="240" w:after="120" w:line="280" w:lineRule="atLeast"/>
        <w:ind w:left="2608"/>
        <w:jc w:val="both"/>
      </w:pPr>
      <w:r>
        <w:rPr>
          <w:sz w:val="18"/>
          <w:szCs w:val="18"/>
        </w:rPr>
        <w:t>Table 10. Why Regime CVaR-A Fails: Mechanism Summary</w:t>
      </w:r>
    </w:p>
    <w:p w14:paraId="4D1F5BBD" w14:textId="77777777" w:rsidR="0021263D" w:rsidRDefault="00000000">
      <w:pPr>
        <w:keepNext/>
        <w:spacing w:after="60" w:line="260" w:lineRule="atLeast"/>
        <w:ind w:left="2608"/>
        <w:jc w:val="both"/>
      </w:pPr>
      <w:r>
        <w:rPr>
          <w:sz w:val="16"/>
          <w:szCs w:val="16"/>
        </w:rPr>
        <w:t xml:space="preserve">Six mechanisms linking regime detection to portfolio implementation failure. Empirical signatures refer to Panel B evaluation window (2010 to 2026, 808 weeks). Ann. TO = annualized one-way turnover. Net SR = net Sharpe at 10 bps. CVaR: Conditional Value-at-Risk; LP: linear program; HMM: Hidden Markov Model; HICP: </w:t>
      </w:r>
      <w:proofErr w:type="spellStart"/>
      <w:r>
        <w:rPr>
          <w:sz w:val="16"/>
          <w:szCs w:val="16"/>
        </w:rPr>
        <w:t>Harmonised</w:t>
      </w:r>
      <w:proofErr w:type="spellEnd"/>
      <w:r>
        <w:rPr>
          <w:sz w:val="16"/>
          <w:szCs w:val="16"/>
        </w:rPr>
        <w:t xml:space="preserve"> Index of Consumer Prices; ECB: European Central Bank.</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9"/>
        <w:gridCol w:w="2013"/>
        <w:gridCol w:w="1901"/>
        <w:gridCol w:w="2013"/>
        <w:gridCol w:w="2080"/>
      </w:tblGrid>
      <w:tr w:rsidR="0021263D" w14:paraId="4D1F5BC3" w14:textId="77777777">
        <w:tblPrEx>
          <w:tblCellMar>
            <w:top w:w="0" w:type="dxa"/>
            <w:bottom w:w="0" w:type="dxa"/>
          </w:tblCellMar>
        </w:tblPrEx>
        <w:trPr>
          <w:tblHeader/>
        </w:trPr>
        <w:tc>
          <w:tcPr>
            <w:tcW w:w="22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BE" w14:textId="77777777" w:rsidR="0021263D" w:rsidRDefault="00000000">
            <w:r>
              <w:rPr>
                <w:b/>
                <w:bCs/>
              </w:rPr>
              <w:t>Mechanism</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BF" w14:textId="77777777" w:rsidR="0021263D" w:rsidRDefault="00000000">
            <w:r>
              <w:rPr>
                <w:b/>
                <w:bCs/>
              </w:rPr>
              <w:t>Root Cause</w:t>
            </w:r>
          </w:p>
        </w:tc>
        <w:tc>
          <w:tcPr>
            <w:tcW w:w="17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C0" w14:textId="77777777" w:rsidR="0021263D" w:rsidRDefault="00000000">
            <w:r>
              <w:rPr>
                <w:b/>
                <w:bCs/>
              </w:rPr>
              <w:t>Empirical Signature</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C1" w14:textId="77777777" w:rsidR="0021263D" w:rsidRDefault="00000000">
            <w:r>
              <w:rPr>
                <w:b/>
                <w:bCs/>
              </w:rPr>
              <w:t>Implementation Fix</w:t>
            </w:r>
          </w:p>
        </w:tc>
        <w:tc>
          <w:tcPr>
            <w:tcW w:w="18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BC2" w14:textId="77777777" w:rsidR="0021263D" w:rsidRDefault="00000000">
            <w:r>
              <w:rPr>
                <w:b/>
                <w:bCs/>
              </w:rPr>
              <w:t>Remaining Gap</w:t>
            </w:r>
          </w:p>
        </w:tc>
      </w:tr>
      <w:tr w:rsidR="0021263D" w14:paraId="4D1F5BC9"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BC4" w14:textId="77777777" w:rsidR="0021263D" w:rsidRDefault="00000000">
            <w:r>
              <w:t>LP scenario discontinuity</w:t>
            </w:r>
          </w:p>
        </w:tc>
        <w:tc>
          <w:tcPr>
            <w:tcW w:w="1800" w:type="dxa"/>
            <w:tcBorders>
              <w:top w:val="nil"/>
              <w:left w:val="nil"/>
              <w:bottom w:val="nil"/>
              <w:right w:val="nil"/>
            </w:tcBorders>
            <w:tcMar>
              <w:top w:w="60" w:type="dxa"/>
              <w:left w:w="80" w:type="dxa"/>
              <w:bottom w:w="60" w:type="dxa"/>
              <w:right w:w="80" w:type="dxa"/>
            </w:tcMar>
            <w:vAlign w:val="center"/>
          </w:tcPr>
          <w:p w14:paraId="4D1F5BC5" w14:textId="77777777" w:rsidR="0021263D" w:rsidRDefault="00000000">
            <w:r>
              <w:t>Regime switch replaces entire 260-scenario set with 30-80 matched scenarios</w:t>
            </w:r>
          </w:p>
        </w:tc>
        <w:tc>
          <w:tcPr>
            <w:tcW w:w="1700" w:type="dxa"/>
            <w:tcBorders>
              <w:top w:val="nil"/>
              <w:left w:val="nil"/>
              <w:bottom w:val="nil"/>
              <w:right w:val="nil"/>
            </w:tcBorders>
            <w:tcMar>
              <w:top w:w="60" w:type="dxa"/>
              <w:left w:w="80" w:type="dxa"/>
              <w:bottom w:w="60" w:type="dxa"/>
              <w:right w:w="80" w:type="dxa"/>
            </w:tcMar>
            <w:vAlign w:val="center"/>
          </w:tcPr>
          <w:p w14:paraId="4D1F5BC6" w14:textId="77777777" w:rsidR="0021263D" w:rsidRDefault="00000000">
            <w:r>
              <w:t>226% annual turnover; tenfold vs. static benchmark</w:t>
            </w:r>
          </w:p>
        </w:tc>
        <w:tc>
          <w:tcPr>
            <w:tcW w:w="1800" w:type="dxa"/>
            <w:tcBorders>
              <w:top w:val="nil"/>
              <w:left w:val="nil"/>
              <w:bottom w:val="nil"/>
              <w:right w:val="nil"/>
            </w:tcBorders>
            <w:tcMar>
              <w:top w:w="60" w:type="dxa"/>
              <w:left w:w="80" w:type="dxa"/>
              <w:bottom w:w="60" w:type="dxa"/>
              <w:right w:w="80" w:type="dxa"/>
            </w:tcMar>
            <w:vAlign w:val="center"/>
          </w:tcPr>
          <w:p w14:paraId="4D1F5BC7" w14:textId="77777777" w:rsidR="0021263D" w:rsidRDefault="00000000">
            <w:r>
              <w:t xml:space="preserve">L1 turnover penalty in LP objective reduces TO </w:t>
            </w:r>
            <w:proofErr w:type="spellStart"/>
            <w:r>
              <w:t>to</w:t>
            </w:r>
            <w:proofErr w:type="spellEnd"/>
            <w:r>
              <w:t xml:space="preserve"> 60%</w:t>
            </w:r>
          </w:p>
        </w:tc>
        <w:tc>
          <w:tcPr>
            <w:tcW w:w="1860" w:type="dxa"/>
            <w:tcBorders>
              <w:top w:val="nil"/>
              <w:left w:val="nil"/>
              <w:bottom w:val="nil"/>
              <w:right w:val="nil"/>
            </w:tcBorders>
            <w:tcMar>
              <w:top w:w="60" w:type="dxa"/>
              <w:left w:w="80" w:type="dxa"/>
              <w:bottom w:w="60" w:type="dxa"/>
              <w:right w:w="80" w:type="dxa"/>
            </w:tcMar>
            <w:vAlign w:val="center"/>
          </w:tcPr>
          <w:p w14:paraId="4D1F5BC8" w14:textId="77777777" w:rsidR="0021263D" w:rsidRDefault="00000000">
            <w:r>
              <w:t>Net SR 0.486 vs. 0.528 for Static CVaR</w:t>
            </w:r>
          </w:p>
        </w:tc>
      </w:tr>
      <w:tr w:rsidR="0021263D" w14:paraId="4D1F5BCF"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BCA" w14:textId="77777777" w:rsidR="0021263D" w:rsidRDefault="00000000">
            <w:r>
              <w:t>Small scenario set</w:t>
            </w:r>
          </w:p>
        </w:tc>
        <w:tc>
          <w:tcPr>
            <w:tcW w:w="1800" w:type="dxa"/>
            <w:tcBorders>
              <w:top w:val="nil"/>
              <w:left w:val="nil"/>
              <w:bottom w:val="nil"/>
              <w:right w:val="nil"/>
            </w:tcBorders>
            <w:tcMar>
              <w:top w:w="60" w:type="dxa"/>
              <w:left w:w="80" w:type="dxa"/>
              <w:bottom w:w="60" w:type="dxa"/>
              <w:right w:w="80" w:type="dxa"/>
            </w:tcMar>
            <w:vAlign w:val="center"/>
          </w:tcPr>
          <w:p w14:paraId="4D1F5BCB" w14:textId="77777777" w:rsidR="0021263D" w:rsidRDefault="00000000">
            <w:r>
              <w:t>CVaR tail estimated from handful of regime-matched observations</w:t>
            </w:r>
          </w:p>
        </w:tc>
        <w:tc>
          <w:tcPr>
            <w:tcW w:w="1700" w:type="dxa"/>
            <w:tcBorders>
              <w:top w:val="nil"/>
              <w:left w:val="nil"/>
              <w:bottom w:val="nil"/>
              <w:right w:val="nil"/>
            </w:tcBorders>
            <w:tcMar>
              <w:top w:w="60" w:type="dxa"/>
              <w:left w:w="80" w:type="dxa"/>
              <w:bottom w:w="60" w:type="dxa"/>
              <w:right w:w="80" w:type="dxa"/>
            </w:tcMar>
            <w:vAlign w:val="center"/>
          </w:tcPr>
          <w:p w14:paraId="4D1F5BCC" w14:textId="77777777" w:rsidR="0021263D" w:rsidRDefault="00000000">
            <w:r>
              <w:t>Higher OOS estimation error; lower gross Sharpe (0.365 vs. 0.530)</w:t>
            </w:r>
          </w:p>
        </w:tc>
        <w:tc>
          <w:tcPr>
            <w:tcW w:w="1800" w:type="dxa"/>
            <w:tcBorders>
              <w:top w:val="nil"/>
              <w:left w:val="nil"/>
              <w:bottom w:val="nil"/>
              <w:right w:val="nil"/>
            </w:tcBorders>
            <w:tcMar>
              <w:top w:w="60" w:type="dxa"/>
              <w:left w:w="80" w:type="dxa"/>
              <w:bottom w:w="60" w:type="dxa"/>
              <w:right w:w="80" w:type="dxa"/>
            </w:tcMar>
            <w:vAlign w:val="center"/>
          </w:tcPr>
          <w:p w14:paraId="4D1F5BCD" w14:textId="77777777" w:rsidR="0021263D" w:rsidRDefault="00000000">
            <w:r>
              <w:t>Regime constraints retain full 260-scenario set</w:t>
            </w:r>
          </w:p>
        </w:tc>
        <w:tc>
          <w:tcPr>
            <w:tcW w:w="1860" w:type="dxa"/>
            <w:tcBorders>
              <w:top w:val="nil"/>
              <w:left w:val="nil"/>
              <w:bottom w:val="nil"/>
              <w:right w:val="nil"/>
            </w:tcBorders>
            <w:tcMar>
              <w:top w:w="60" w:type="dxa"/>
              <w:left w:w="80" w:type="dxa"/>
              <w:bottom w:w="60" w:type="dxa"/>
              <w:right w:w="80" w:type="dxa"/>
            </w:tcMar>
            <w:vAlign w:val="center"/>
          </w:tcPr>
          <w:p w14:paraId="4D1F5BCE" w14:textId="77777777" w:rsidR="0021263D" w:rsidRDefault="00000000">
            <w:r>
              <w:t>Net SR 0.519 vs. 0.528; not statistically significant</w:t>
            </w:r>
          </w:p>
        </w:tc>
      </w:tr>
      <w:tr w:rsidR="0021263D" w14:paraId="4D1F5BD5"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BD0" w14:textId="77777777" w:rsidR="0021263D" w:rsidRDefault="00000000">
            <w:r>
              <w:t>Hard label assignment</w:t>
            </w:r>
          </w:p>
        </w:tc>
        <w:tc>
          <w:tcPr>
            <w:tcW w:w="1800" w:type="dxa"/>
            <w:tcBorders>
              <w:top w:val="nil"/>
              <w:left w:val="nil"/>
              <w:bottom w:val="nil"/>
              <w:right w:val="nil"/>
            </w:tcBorders>
            <w:tcMar>
              <w:top w:w="60" w:type="dxa"/>
              <w:left w:w="80" w:type="dxa"/>
              <w:bottom w:w="60" w:type="dxa"/>
              <w:right w:w="80" w:type="dxa"/>
            </w:tcMar>
            <w:vAlign w:val="center"/>
          </w:tcPr>
          <w:p w14:paraId="4D1F5BD1" w14:textId="77777777" w:rsidR="0021263D" w:rsidRDefault="00000000">
            <w:r>
              <w:t>Argmax discards posterior uncertainty (e.g., 40% / 35% / 25% spread)</w:t>
            </w:r>
          </w:p>
        </w:tc>
        <w:tc>
          <w:tcPr>
            <w:tcW w:w="1700" w:type="dxa"/>
            <w:tcBorders>
              <w:top w:val="nil"/>
              <w:left w:val="nil"/>
              <w:bottom w:val="nil"/>
              <w:right w:val="nil"/>
            </w:tcBorders>
            <w:tcMar>
              <w:top w:w="60" w:type="dxa"/>
              <w:left w:w="80" w:type="dxa"/>
              <w:bottom w:w="60" w:type="dxa"/>
              <w:right w:w="80" w:type="dxa"/>
            </w:tcMar>
            <w:vAlign w:val="center"/>
          </w:tcPr>
          <w:p w14:paraId="4D1F5BD2" w14:textId="77777777" w:rsidR="0021263D" w:rsidRDefault="00000000">
            <w:r>
              <w:t>Weighted CVaR soft-weights scenarios but still underperforms static</w:t>
            </w:r>
          </w:p>
        </w:tc>
        <w:tc>
          <w:tcPr>
            <w:tcW w:w="1800" w:type="dxa"/>
            <w:tcBorders>
              <w:top w:val="nil"/>
              <w:left w:val="nil"/>
              <w:bottom w:val="nil"/>
              <w:right w:val="nil"/>
            </w:tcBorders>
            <w:tcMar>
              <w:top w:w="60" w:type="dxa"/>
              <w:left w:w="80" w:type="dxa"/>
              <w:bottom w:w="60" w:type="dxa"/>
              <w:right w:w="80" w:type="dxa"/>
            </w:tcMar>
            <w:vAlign w:val="center"/>
          </w:tcPr>
          <w:p w14:paraId="4D1F5BD3" w14:textId="77777777" w:rsidR="0021263D" w:rsidRDefault="00000000">
            <w:proofErr w:type="gramStart"/>
            <w:r>
              <w:t>Soft-weighting</w:t>
            </w:r>
            <w:proofErr w:type="gramEnd"/>
            <w:r>
              <w:t xml:space="preserve"> (Weighted CVaR) partially addresses uncertainty</w:t>
            </w:r>
          </w:p>
        </w:tc>
        <w:tc>
          <w:tcPr>
            <w:tcW w:w="1860" w:type="dxa"/>
            <w:tcBorders>
              <w:top w:val="nil"/>
              <w:left w:val="nil"/>
              <w:bottom w:val="nil"/>
              <w:right w:val="nil"/>
            </w:tcBorders>
            <w:tcMar>
              <w:top w:w="60" w:type="dxa"/>
              <w:left w:w="80" w:type="dxa"/>
              <w:bottom w:w="60" w:type="dxa"/>
              <w:right w:w="80" w:type="dxa"/>
            </w:tcMar>
            <w:vAlign w:val="center"/>
          </w:tcPr>
          <w:p w14:paraId="4D1F5BD4" w14:textId="77777777" w:rsidR="0021263D" w:rsidRDefault="00000000">
            <w:r>
              <w:t>No improvement over static in any specification</w:t>
            </w:r>
          </w:p>
        </w:tc>
      </w:tr>
      <w:tr w:rsidR="0021263D" w14:paraId="4D1F5BDB"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BD6" w14:textId="77777777" w:rsidR="0021263D" w:rsidRDefault="00000000">
            <w:r>
              <w:lastRenderedPageBreak/>
              <w:t>Label sensitivity</w:t>
            </w:r>
          </w:p>
        </w:tc>
        <w:tc>
          <w:tcPr>
            <w:tcW w:w="1800" w:type="dxa"/>
            <w:tcBorders>
              <w:top w:val="nil"/>
              <w:left w:val="nil"/>
              <w:bottom w:val="nil"/>
              <w:right w:val="nil"/>
            </w:tcBorders>
            <w:tcMar>
              <w:top w:w="60" w:type="dxa"/>
              <w:left w:w="80" w:type="dxa"/>
              <w:bottom w:w="60" w:type="dxa"/>
              <w:right w:w="80" w:type="dxa"/>
            </w:tcMar>
            <w:vAlign w:val="center"/>
          </w:tcPr>
          <w:p w14:paraId="4D1F5BD7" w14:textId="77777777" w:rsidR="0021263D" w:rsidRDefault="00000000">
            <w:r>
              <w:t>HICP-</w:t>
            </w:r>
            <w:proofErr w:type="gramStart"/>
            <w:r>
              <w:t>lag6</w:t>
            </w:r>
            <w:proofErr w:type="gramEnd"/>
            <w:r>
              <w:t>: 55% label agreement; ZEW swap: 47.9% label agreement with baseline</w:t>
            </w:r>
          </w:p>
        </w:tc>
        <w:tc>
          <w:tcPr>
            <w:tcW w:w="1700" w:type="dxa"/>
            <w:tcBorders>
              <w:top w:val="nil"/>
              <w:left w:val="nil"/>
              <w:bottom w:val="nil"/>
              <w:right w:val="nil"/>
            </w:tcBorders>
            <w:tcMar>
              <w:top w:w="60" w:type="dxa"/>
              <w:left w:w="80" w:type="dxa"/>
              <w:bottom w:w="60" w:type="dxa"/>
              <w:right w:w="80" w:type="dxa"/>
            </w:tcMar>
            <w:vAlign w:val="center"/>
          </w:tcPr>
          <w:p w14:paraId="4D1F5BD8" w14:textId="77777777" w:rsidR="0021263D" w:rsidRDefault="00000000">
            <w:r>
              <w:t>Robustness Sharpe spread &lt;0.02; conclusions unchanged</w:t>
            </w:r>
          </w:p>
        </w:tc>
        <w:tc>
          <w:tcPr>
            <w:tcW w:w="1800" w:type="dxa"/>
            <w:tcBorders>
              <w:top w:val="nil"/>
              <w:left w:val="nil"/>
              <w:bottom w:val="nil"/>
              <w:right w:val="nil"/>
            </w:tcBorders>
            <w:tcMar>
              <w:top w:w="60" w:type="dxa"/>
              <w:left w:w="80" w:type="dxa"/>
              <w:bottom w:w="60" w:type="dxa"/>
              <w:right w:w="80" w:type="dxa"/>
            </w:tcMar>
            <w:vAlign w:val="center"/>
          </w:tcPr>
          <w:p w14:paraId="4D1F5BD9" w14:textId="77777777" w:rsidR="0021263D" w:rsidRDefault="00000000">
            <w:r>
              <w:t>Feature robustness checks (ZEW swap, HICP lag)</w:t>
            </w:r>
          </w:p>
        </w:tc>
        <w:tc>
          <w:tcPr>
            <w:tcW w:w="1860" w:type="dxa"/>
            <w:tcBorders>
              <w:top w:val="nil"/>
              <w:left w:val="nil"/>
              <w:bottom w:val="nil"/>
              <w:right w:val="nil"/>
            </w:tcBorders>
            <w:tcMar>
              <w:top w:w="60" w:type="dxa"/>
              <w:left w:w="80" w:type="dxa"/>
              <w:bottom w:w="60" w:type="dxa"/>
              <w:right w:w="80" w:type="dxa"/>
            </w:tcMar>
            <w:vAlign w:val="center"/>
          </w:tcPr>
          <w:p w14:paraId="4D1F5BDA" w14:textId="77777777" w:rsidR="0021263D" w:rsidRDefault="00000000">
            <w:r>
              <w:t>No dominant feature set identified</w:t>
            </w:r>
          </w:p>
        </w:tc>
      </w:tr>
      <w:tr w:rsidR="0021263D" w14:paraId="4D1F5BE1" w14:textId="77777777">
        <w:tblPrEx>
          <w:tblCellMar>
            <w:top w:w="0" w:type="dxa"/>
            <w:bottom w:w="0" w:type="dxa"/>
          </w:tblCellMar>
        </w:tblPrEx>
        <w:tc>
          <w:tcPr>
            <w:tcW w:w="2200" w:type="dxa"/>
            <w:tcBorders>
              <w:top w:val="nil"/>
              <w:left w:val="nil"/>
              <w:bottom w:val="nil"/>
              <w:right w:val="nil"/>
            </w:tcBorders>
            <w:tcMar>
              <w:top w:w="60" w:type="dxa"/>
              <w:left w:w="80" w:type="dxa"/>
              <w:bottom w:w="60" w:type="dxa"/>
              <w:right w:w="80" w:type="dxa"/>
            </w:tcMar>
            <w:vAlign w:val="center"/>
          </w:tcPr>
          <w:p w14:paraId="4D1F5BDC" w14:textId="77777777" w:rsidR="0021263D" w:rsidRDefault="00000000">
            <w:r>
              <w:t>Macro-portfolio mismatch</w:t>
            </w:r>
          </w:p>
        </w:tc>
        <w:tc>
          <w:tcPr>
            <w:tcW w:w="1800" w:type="dxa"/>
            <w:tcBorders>
              <w:top w:val="nil"/>
              <w:left w:val="nil"/>
              <w:bottom w:val="nil"/>
              <w:right w:val="nil"/>
            </w:tcBorders>
            <w:tcMar>
              <w:top w:w="60" w:type="dxa"/>
              <w:left w:w="80" w:type="dxa"/>
              <w:bottom w:w="60" w:type="dxa"/>
              <w:right w:w="80" w:type="dxa"/>
            </w:tcMar>
            <w:vAlign w:val="center"/>
          </w:tcPr>
          <w:p w14:paraId="4D1F5BDD" w14:textId="77777777" w:rsidR="0021263D" w:rsidRDefault="00000000">
            <w:r>
              <w:t>Regime signal estimated on macro features; traded assets are financial returns</w:t>
            </w:r>
          </w:p>
        </w:tc>
        <w:tc>
          <w:tcPr>
            <w:tcW w:w="1700" w:type="dxa"/>
            <w:tcBorders>
              <w:top w:val="nil"/>
              <w:left w:val="nil"/>
              <w:bottom w:val="nil"/>
              <w:right w:val="nil"/>
            </w:tcBorders>
            <w:tcMar>
              <w:top w:w="60" w:type="dxa"/>
              <w:left w:w="80" w:type="dxa"/>
              <w:bottom w:w="60" w:type="dxa"/>
              <w:right w:w="80" w:type="dxa"/>
            </w:tcMar>
            <w:vAlign w:val="center"/>
          </w:tcPr>
          <w:p w14:paraId="4D1F5BDE" w14:textId="77777777" w:rsidR="0021263D" w:rsidRDefault="00000000">
            <w:r>
              <w:t>No asset-level signal decomposition possible with current design</w:t>
            </w:r>
          </w:p>
        </w:tc>
        <w:tc>
          <w:tcPr>
            <w:tcW w:w="1800" w:type="dxa"/>
            <w:tcBorders>
              <w:top w:val="nil"/>
              <w:left w:val="nil"/>
              <w:bottom w:val="nil"/>
              <w:right w:val="nil"/>
            </w:tcBorders>
            <w:tcMar>
              <w:top w:w="60" w:type="dxa"/>
              <w:left w:w="80" w:type="dxa"/>
              <w:bottom w:w="60" w:type="dxa"/>
              <w:right w:w="80" w:type="dxa"/>
            </w:tcMar>
            <w:vAlign w:val="center"/>
          </w:tcPr>
          <w:p w14:paraId="4D1F5BDF" w14:textId="77777777" w:rsidR="0021263D" w:rsidRDefault="00000000">
            <w:r>
              <w:t>Factor-orthogonal HMM design (not pursued in this paper)</w:t>
            </w:r>
          </w:p>
        </w:tc>
        <w:tc>
          <w:tcPr>
            <w:tcW w:w="1860" w:type="dxa"/>
            <w:tcBorders>
              <w:top w:val="nil"/>
              <w:left w:val="nil"/>
              <w:bottom w:val="nil"/>
              <w:right w:val="nil"/>
            </w:tcBorders>
            <w:tcMar>
              <w:top w:w="60" w:type="dxa"/>
              <w:left w:w="80" w:type="dxa"/>
              <w:bottom w:w="60" w:type="dxa"/>
              <w:right w:w="80" w:type="dxa"/>
            </w:tcMar>
            <w:vAlign w:val="center"/>
          </w:tcPr>
          <w:p w14:paraId="4D1F5BE0" w14:textId="77777777" w:rsidR="0021263D" w:rsidRDefault="00000000">
            <w:r>
              <w:t>Open research question</w:t>
            </w:r>
          </w:p>
        </w:tc>
      </w:tr>
      <w:tr w:rsidR="0021263D" w14:paraId="4D1F5BE7" w14:textId="77777777">
        <w:tblPrEx>
          <w:tblCellMar>
            <w:top w:w="0" w:type="dxa"/>
            <w:bottom w:w="0" w:type="dxa"/>
          </w:tblCellMar>
        </w:tblPrEx>
        <w:tc>
          <w:tcPr>
            <w:tcW w:w="22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E2" w14:textId="77777777" w:rsidR="0021263D" w:rsidRDefault="00000000">
            <w:r>
              <w:t>Rate-shock exposure (FI)</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E3" w14:textId="77777777" w:rsidR="0021263D" w:rsidRDefault="00000000">
            <w:r>
              <w:t>Bond inclusion changes risk factor profile toward duration</w:t>
            </w:r>
          </w:p>
        </w:tc>
        <w:tc>
          <w:tcPr>
            <w:tcW w:w="17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E4" w14:textId="77777777" w:rsidR="0021263D" w:rsidRDefault="00000000">
            <w:r>
              <w:t>-10% to -13% FI-expanded portfolio losses in 2022 ECB cycle</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E5" w14:textId="77777777" w:rsidR="0021263D" w:rsidRDefault="00000000">
            <w:r>
              <w:t>Explicit duration constraint on bond allocation</w:t>
            </w:r>
          </w:p>
        </w:tc>
        <w:tc>
          <w:tcPr>
            <w:tcW w:w="18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BE6" w14:textId="77777777" w:rsidR="0021263D" w:rsidRDefault="00000000">
            <w:r>
              <w:t>Not pursued; opportunity-set design trade-off</w:t>
            </w:r>
          </w:p>
        </w:tc>
      </w:tr>
    </w:tbl>
    <w:p w14:paraId="4D1F5BE8" w14:textId="77777777" w:rsidR="0021263D" w:rsidRDefault="00000000">
      <w:pPr>
        <w:spacing w:before="240" w:after="60" w:line="280" w:lineRule="atLeast"/>
        <w:ind w:left="2608"/>
      </w:pPr>
      <w:r>
        <w:rPr>
          <w:b/>
          <w:bCs/>
          <w:sz w:val="24"/>
          <w:szCs w:val="24"/>
        </w:rPr>
        <w:t>4. Discussion</w:t>
      </w:r>
    </w:p>
    <w:p w14:paraId="4D1F5BE9" w14:textId="77777777" w:rsidR="0021263D" w:rsidRDefault="00000000">
      <w:pPr>
        <w:spacing w:before="60" w:after="60" w:line="280" w:lineRule="atLeast"/>
        <w:ind w:left="2608"/>
      </w:pPr>
      <w:r>
        <w:rPr>
          <w:i/>
          <w:iCs/>
        </w:rPr>
        <w:t>4.1. Implications for Next-Generation Macro-Financial Systems</w:t>
      </w:r>
    </w:p>
    <w:p w14:paraId="4D1F5BEA" w14:textId="77777777" w:rsidR="0021263D" w:rsidRDefault="00000000">
      <w:pPr>
        <w:spacing w:line="280" w:lineRule="atLeast"/>
        <w:ind w:left="2608" w:firstLine="425"/>
        <w:jc w:val="both"/>
      </w:pPr>
      <w:r>
        <w:t xml:space="preserve">This result is directly relevant to the Special Issue theme of next-generation data-driven macroeconomic systems: the bottleneck is not forecasting or state detection, but the design of transparent and implementable decision rules. An AI or machine-learning system that accurately identifies macro-financial regimes but translates those labels via naive scenario filtering will systematically underperform a simpler static optimizer due to implementation friction (Gu et al., 2020; Campbell and </w:t>
      </w:r>
      <w:proofErr w:type="spellStart"/>
      <w:r>
        <w:t>Viceira</w:t>
      </w:r>
      <w:proofErr w:type="spellEnd"/>
      <w:r>
        <w:t>, 2002). The European context studied here, spanning the GFC, the sovereign debt crisis, the COVID shock, and the 2022 rate-hiking cycle, provides a stringent real-world test of this principle: detection works, but naive implementation does not.</w:t>
      </w:r>
    </w:p>
    <w:p w14:paraId="4D1F5BEB" w14:textId="77777777" w:rsidR="0021263D" w:rsidRDefault="00000000">
      <w:pPr>
        <w:spacing w:line="280" w:lineRule="atLeast"/>
        <w:ind w:left="2608" w:firstLine="425"/>
        <w:jc w:val="both"/>
      </w:pPr>
      <w:r>
        <w:t xml:space="preserve">The HMM states identified here map onto recognizable European macro-financial episodes and are consistent across walk-forward windows, offering interpretability that black-box detectors cannot provide. For systemic risk monitoring, the stress state (State 3) identifies periods of elevated sovereign spread widening, VIX spikes, and deteriorating sentiment, subject to the caveat that state assignments are sensitive to feature construction choices. Three structural mechanisms explain the failure of naive regime conditioning to improve performance. First, restricting to 30 to 80 regime-matched scenarios replaces </w:t>
      </w:r>
      <w:proofErr w:type="gramStart"/>
      <w:r>
        <w:t>a well</w:t>
      </w:r>
      <w:proofErr w:type="gramEnd"/>
      <w:r>
        <w:t>-conditioned optimization with a fragile problem based on a small, historically idiosyncratic sample; estimation error propagates directly to higher turnover. Second, regime transitions cause the entire CVaR scenario set to change discontinuously at each rebalance, generating portfolio reconstitution that is not compensated by return improvements. Third, HMM posteriors are often diffuse in moderate conditions: the hard argmax assignment discards this uncertainty, and even soft-weighted CVaR fails to recover performance, indicating that signal content, not assignment rule, is the binding constraint.</w:t>
      </w:r>
    </w:p>
    <w:p w14:paraId="4D1F5BEC" w14:textId="77777777" w:rsidR="0021263D" w:rsidRDefault="00000000">
      <w:pPr>
        <w:spacing w:before="60" w:after="60" w:line="280" w:lineRule="atLeast"/>
        <w:ind w:left="2608"/>
      </w:pPr>
      <w:r>
        <w:rPr>
          <w:i/>
          <w:iCs/>
        </w:rPr>
        <w:t>4.2. Implications for Practice and Sovereign Risk Management</w:t>
      </w:r>
    </w:p>
    <w:p w14:paraId="4D1F5BED" w14:textId="77777777" w:rsidR="0021263D" w:rsidRDefault="00000000">
      <w:pPr>
        <w:spacing w:line="280" w:lineRule="atLeast"/>
        <w:ind w:left="2608" w:firstLine="425"/>
        <w:jc w:val="both"/>
      </w:pPr>
      <w:r>
        <w:t xml:space="preserve">The regime-constraints approach is the most practically viable regime-aware mechanism identified in this study. By encoding investment policy beliefs as group-level weight guardrails while keeping the full CVaR scenario set intact, it achieves near-static performance at moderate turnover and produces a policy that can be audited by a risk committee. This approach aligns with how institutional investors use macro views in </w:t>
      </w:r>
      <w:r>
        <w:lastRenderedPageBreak/>
        <w:t>practice: as overlays on allocation rather than wholesale replacements of the optimization framework. The regime-constrained design also generates more stable portfolio sequences over time, reducing operational complexity and capacity constraints that would otherwise further reduce the gross performance advantage of regime-conditioned strategies at scale.</w:t>
      </w:r>
    </w:p>
    <w:p w14:paraId="4D1F5BEE" w14:textId="77777777" w:rsidR="0021263D" w:rsidRDefault="00000000">
      <w:pPr>
        <w:spacing w:line="280" w:lineRule="atLeast"/>
        <w:ind w:left="2608" w:firstLine="425"/>
        <w:jc w:val="both"/>
      </w:pPr>
      <w:r>
        <w:t xml:space="preserve">The FI-expanded results highlight a second practical implication related to sovereign risk and interest-rate sensitivity. When sovereign bonds are unavailable, the CVaR optimizer concentrates </w:t>
      </w:r>
      <w:proofErr w:type="gramStart"/>
      <w:r>
        <w:t>in</w:t>
      </w:r>
      <w:proofErr w:type="gramEnd"/>
      <w:r>
        <w:t xml:space="preserve"> commodities and gold, which provided effective hedges in the 2022 inflationary episode but performed poorly in the 2008 initial phase of the GFC. Adding bonds produces a more conventional allocation but introduces duration risk that materializes in rate-hiking cycles. Practitioners should be explicit about which macro risk factors their opportunity-set design is implicitly accepting, particularly in a European context where ECB policy and peripheral sovereign spread dynamics create risk exposures absent in typical US-centric frameworks.</w:t>
      </w:r>
    </w:p>
    <w:p w14:paraId="4D1F5BEF" w14:textId="77777777" w:rsidR="0021263D" w:rsidRDefault="00000000">
      <w:pPr>
        <w:spacing w:line="280" w:lineRule="atLeast"/>
        <w:ind w:left="2608" w:firstLine="425"/>
        <w:jc w:val="both"/>
      </w:pPr>
      <w:r>
        <w:t>A related implication concerns the choice of evaluation benchmark. Static CVaR is a disciplined, systematic strategy with strong risk-control properties; it represents a genuinely demanding bar. Practitioners comparing regime-conditioned CVaR to a 60/40 portfolio or an equal-weight benchmark may reach more favorable conclusions, but such comparisons conflate the value of the CVaR optimization framework with the incremental value of regime conditioning, making performance attribution ambiguous.</w:t>
      </w:r>
    </w:p>
    <w:p w14:paraId="4D1F5BF0" w14:textId="77777777" w:rsidR="0021263D" w:rsidRDefault="00000000">
      <w:pPr>
        <w:spacing w:before="60" w:after="60" w:line="280" w:lineRule="atLeast"/>
        <w:ind w:left="2608"/>
      </w:pPr>
      <w:r>
        <w:rPr>
          <w:i/>
          <w:iCs/>
        </w:rPr>
        <w:t>4.3. Limitations</w:t>
      </w:r>
    </w:p>
    <w:p w14:paraId="4D1F5BF1" w14:textId="77777777" w:rsidR="0021263D" w:rsidRDefault="00000000">
      <w:pPr>
        <w:spacing w:line="280" w:lineRule="atLeast"/>
        <w:ind w:left="2608" w:firstLine="425"/>
        <w:jc w:val="both"/>
      </w:pPr>
      <w:r>
        <w:t>HMM regime labels are statistical constructs, not causal economic states. The model identifies recurring distributional patterns in the feature vector that need not correspond to structurally distinct regimes in any fundamental sense. The 55% label agreement between baseline and HICP-lagged specifications, and the 47.9% agreement with the ZEW feature swap, suggest that regime assignments are sensitive to feature construction choices in ways that likely reflect measurement uncertainty rather than genuine economic state differences. All downstream portfolio conclusions inherit this uncertainty.</w:t>
      </w:r>
    </w:p>
    <w:p w14:paraId="4D1F5BF2" w14:textId="77777777" w:rsidR="0021263D" w:rsidRDefault="00000000">
      <w:pPr>
        <w:spacing w:line="280" w:lineRule="atLeast"/>
        <w:ind w:left="2608" w:firstLine="425"/>
        <w:jc w:val="both"/>
      </w:pPr>
      <w:r>
        <w:t xml:space="preserve">Feature sensitivity is a material concern. The ZEW-swap specification has only 47.9% label agreement with the baseline HMM, indicating that swapping a single feature substantially </w:t>
      </w:r>
      <w:proofErr w:type="spellStart"/>
      <w:r>
        <w:t>reorganises</w:t>
      </w:r>
      <w:proofErr w:type="spellEnd"/>
      <w:r>
        <w:t xml:space="preserve"> the regime classification. Regime assignments are sensitive to feature construction choices in ways that likely reflect measurement uncertainty rather than genuine economic state differences. Macro release timing introduces potential look-ahead risk for HICP (approximately 4-week publication lag) and ESI (approximately 3-week lag); the HICP-lag6 robustness </w:t>
      </w:r>
      <w:proofErr w:type="gramStart"/>
      <w:r>
        <w:t>check addresses</w:t>
      </w:r>
      <w:proofErr w:type="gramEnd"/>
      <w:r>
        <w:t xml:space="preserve"> HICP specifically, but ESI publication lag is not separately corrected. Practitioners implementing this design should apply publication-lag buffers to all macro features.</w:t>
      </w:r>
    </w:p>
    <w:p w14:paraId="4D1F5BF3" w14:textId="77777777" w:rsidR="0021263D" w:rsidRDefault="00000000">
      <w:pPr>
        <w:spacing w:line="280" w:lineRule="atLeast"/>
        <w:ind w:left="2608" w:firstLine="425"/>
        <w:jc w:val="both"/>
      </w:pPr>
      <w:r>
        <w:t xml:space="preserve">The transaction-cost model is simplified: 10 bps one-way covers a range of institutional scenarios but does not model bid-ask spreads on futures contracts, market impact for large trades, or the operational costs of frequent rebalancing. The asset universe excludes corporate credit and inflation-linked bonds, which would add additional dimensions to the diversification and TC modeling. Raw LSEG source data are proprietary. Results are out-of-sample within the 2000 to 2026 European sample but remain </w:t>
      </w:r>
      <w:proofErr w:type="gramStart"/>
      <w:r>
        <w:t>sample</w:t>
      </w:r>
      <w:proofErr w:type="gramEnd"/>
      <w:r>
        <w:t>-specific; generalization to other geographic markets or time periods requires further validation.</w:t>
      </w:r>
    </w:p>
    <w:p w14:paraId="4D1F5BF4" w14:textId="77777777" w:rsidR="0021263D" w:rsidRDefault="00000000">
      <w:pPr>
        <w:spacing w:line="280" w:lineRule="atLeast"/>
        <w:ind w:left="2608" w:firstLine="425"/>
        <w:jc w:val="both"/>
      </w:pPr>
      <w:r>
        <w:t xml:space="preserve">Statistical power is a binding constraint. With 808 weekly observations and a Newey-West HAC lag of 13 weeks, effective degrees of freedom are substantially below nominal. Bootstrap confidence intervals for Sharpe ratios span approximately +-0.4 units, meaning point estimate differences of 0.1 to 0.2 cannot be conclusively attributed to regime-conditioning skill versus sampling variation. The failure to detect statistically significant outperformance is consistent with both "regime conditioning adds no value" and "the </w:t>
      </w:r>
      <w:r>
        <w:lastRenderedPageBreak/>
        <w:t>sample is too short to detect realistic Sharpe differences at conventional power." A longer or geographically diversified replication would sharpen these inferences.</w:t>
      </w:r>
    </w:p>
    <w:p w14:paraId="4D1F5BF5" w14:textId="77777777" w:rsidR="0021263D" w:rsidRDefault="00000000">
      <w:pPr>
        <w:spacing w:before="240" w:after="60" w:line="280" w:lineRule="atLeast"/>
        <w:ind w:left="2608"/>
      </w:pPr>
      <w:r>
        <w:rPr>
          <w:b/>
          <w:bCs/>
          <w:sz w:val="24"/>
          <w:szCs w:val="24"/>
        </w:rPr>
        <w:t>5. Conclusions</w:t>
      </w:r>
    </w:p>
    <w:p w14:paraId="4D1F5BF6" w14:textId="77777777" w:rsidR="0021263D" w:rsidRDefault="00000000">
      <w:pPr>
        <w:spacing w:line="280" w:lineRule="atLeast"/>
        <w:ind w:left="2608" w:firstLine="425"/>
        <w:jc w:val="both"/>
      </w:pPr>
      <w:r>
        <w:t>This paper shows that, in data-driven macro-financial systems, the binding constraint is not regime detection but decision-rule design. A four-state Gaussian HMM estimated on eight weekly macro-financial features produces economically interpretable, auditable states over a 26-year European sample, but naive translation of those states into CVaR portfolio allocation fails: regime-conditional scenario filtering generates annual turnover of 226%, eroding net performance below the equal-weight benchmark at any realistic transaction cost.</w:t>
      </w:r>
    </w:p>
    <w:p w14:paraId="4D1F5BF7" w14:textId="77777777" w:rsidR="0021263D" w:rsidRDefault="00000000">
      <w:pPr>
        <w:spacing w:line="280" w:lineRule="atLeast"/>
        <w:ind w:left="2608" w:firstLine="425"/>
        <w:jc w:val="both"/>
      </w:pPr>
      <w:r>
        <w:t>Implementation-aware design substantially closes the gap. Regime-constrained weight bands achieve a net Sharpe of 0.519 at 29% annual turnover, within 0.009 of the static CVaR benchmark (0.530 gross Sharpe) at a fraction of the rebalancing cost. Expanding the universe to include sovereign bonds improves drawdown control but introduces duration risk that materializes sharply in rate-hiking episodes. Opportunity-set design is itself an implicit macro bet and must be treated as such.</w:t>
      </w:r>
    </w:p>
    <w:p w14:paraId="4D1F5BF8" w14:textId="77777777" w:rsidR="0021263D" w:rsidRDefault="00000000">
      <w:pPr>
        <w:spacing w:line="280" w:lineRule="atLeast"/>
        <w:ind w:left="2608" w:firstLine="425"/>
        <w:jc w:val="both"/>
      </w:pPr>
      <w:r>
        <w:t>These findings provide a practical blueprint for next-generation AI-assisted allocation frameworks: regime classifiers should be evaluated not only on detection accuracy but on the cost-efficiency and stability of the decision layer they enable. Future research should explore ensemble regime detectors, richer feature engineering, and replication in non-European markets to assess generalizability.</w:t>
      </w:r>
    </w:p>
    <w:p w14:paraId="4D1F5BF9" w14:textId="77777777" w:rsidR="0021263D" w:rsidRDefault="00000000">
      <w:r>
        <w:br w:type="page"/>
      </w:r>
    </w:p>
    <w:p w14:paraId="4D1F5BFA" w14:textId="77777777" w:rsidR="0021263D" w:rsidRDefault="00000000">
      <w:pPr>
        <w:spacing w:before="240" w:after="60" w:line="360" w:lineRule="auto"/>
      </w:pPr>
      <w:r>
        <w:rPr>
          <w:b/>
          <w:bCs/>
          <w:sz w:val="22"/>
          <w:szCs w:val="22"/>
        </w:rPr>
        <w:lastRenderedPageBreak/>
        <w:t>Supplementary Materials:</w:t>
      </w:r>
    </w:p>
    <w:p w14:paraId="4D1F5BFB" w14:textId="77777777" w:rsidR="0021263D" w:rsidRDefault="00000000">
      <w:pPr>
        <w:spacing w:before="60" w:after="60" w:line="360" w:lineRule="auto"/>
      </w:pPr>
      <w:r>
        <w:rPr>
          <w:sz w:val="22"/>
          <w:szCs w:val="22"/>
        </w:rPr>
        <w:t xml:space="preserve">The following supporting materials can be made available upon request or deposited as supplementary files, subject to LSEG/Refinitiv licensing restrictions: Python scripts (data pipeline, HMM estimation, CVaR LP, </w:t>
      </w:r>
      <w:proofErr w:type="spellStart"/>
      <w:r>
        <w:rPr>
          <w:sz w:val="22"/>
          <w:szCs w:val="22"/>
        </w:rPr>
        <w:t>backtesting</w:t>
      </w:r>
      <w:proofErr w:type="spellEnd"/>
      <w:r>
        <w:rPr>
          <w:sz w:val="22"/>
          <w:szCs w:val="22"/>
        </w:rPr>
        <w:t>), processed weekly return and regime label parquet files, robustness tables, and figure-generation scripts. Raw LSEG/Refinitiv source files cannot be redistributed.</w:t>
      </w:r>
    </w:p>
    <w:p w14:paraId="4D1F5BFC" w14:textId="77777777" w:rsidR="0021263D" w:rsidRDefault="00000000">
      <w:pPr>
        <w:spacing w:before="240" w:after="60" w:line="360" w:lineRule="auto"/>
      </w:pPr>
      <w:r>
        <w:rPr>
          <w:b/>
          <w:bCs/>
          <w:sz w:val="22"/>
          <w:szCs w:val="22"/>
        </w:rPr>
        <w:t>Author Contributions:</w:t>
      </w:r>
    </w:p>
    <w:p w14:paraId="4D1F5BFD" w14:textId="77777777" w:rsidR="0021263D" w:rsidRDefault="00000000">
      <w:pPr>
        <w:spacing w:before="60" w:after="60" w:line="360" w:lineRule="auto"/>
      </w:pPr>
      <w:r>
        <w:rPr>
          <w:sz w:val="22"/>
          <w:szCs w:val="22"/>
        </w:rPr>
        <w:t>Conceptualization, J.G.; methodology, J.G.; software, J.G.; validation, J.G.; formal analysis, J.G.; investigation, J.G.; data curation, J.G.; writing, original draft preparation, J.G.; writing, review and editing, J.G.; visualization, J.G.; project administration, J.G. The author has read and agreed to the published version of the manuscript.</w:t>
      </w:r>
    </w:p>
    <w:p w14:paraId="4D1F5BFE" w14:textId="77777777" w:rsidR="0021263D" w:rsidRDefault="00000000">
      <w:pPr>
        <w:spacing w:before="240" w:after="60" w:line="360" w:lineRule="auto"/>
      </w:pPr>
      <w:proofErr w:type="gramStart"/>
      <w:r>
        <w:rPr>
          <w:b/>
          <w:bCs/>
          <w:sz w:val="22"/>
          <w:szCs w:val="22"/>
        </w:rPr>
        <w:t>Funding</w:t>
      </w:r>
      <w:proofErr w:type="gramEnd"/>
      <w:r>
        <w:rPr>
          <w:b/>
          <w:bCs/>
          <w:sz w:val="22"/>
          <w:szCs w:val="22"/>
        </w:rPr>
        <w:t>:</w:t>
      </w:r>
    </w:p>
    <w:p w14:paraId="4D1F5BFF" w14:textId="77777777" w:rsidR="0021263D" w:rsidRDefault="00000000">
      <w:pPr>
        <w:spacing w:before="60" w:after="60" w:line="360" w:lineRule="auto"/>
      </w:pPr>
      <w:r>
        <w:rPr>
          <w:sz w:val="22"/>
          <w:szCs w:val="22"/>
        </w:rPr>
        <w:t>This research received no external funding.</w:t>
      </w:r>
    </w:p>
    <w:p w14:paraId="4D1F5C00" w14:textId="77777777" w:rsidR="0021263D" w:rsidRDefault="00000000">
      <w:pPr>
        <w:spacing w:before="240" w:after="60" w:line="360" w:lineRule="auto"/>
      </w:pPr>
      <w:r>
        <w:rPr>
          <w:b/>
          <w:bCs/>
          <w:sz w:val="22"/>
          <w:szCs w:val="22"/>
        </w:rPr>
        <w:t>Institutional Review Board Statement:</w:t>
      </w:r>
    </w:p>
    <w:p w14:paraId="4D1F5C01" w14:textId="77777777" w:rsidR="0021263D" w:rsidRDefault="00000000">
      <w:pPr>
        <w:spacing w:before="60" w:after="60" w:line="360" w:lineRule="auto"/>
      </w:pPr>
      <w:r>
        <w:rPr>
          <w:sz w:val="22"/>
          <w:szCs w:val="22"/>
        </w:rPr>
        <w:t>Not applicable.</w:t>
      </w:r>
    </w:p>
    <w:p w14:paraId="4D1F5C02" w14:textId="77777777" w:rsidR="0021263D" w:rsidRDefault="00000000">
      <w:pPr>
        <w:spacing w:before="240" w:after="60" w:line="360" w:lineRule="auto"/>
      </w:pPr>
      <w:r>
        <w:rPr>
          <w:b/>
          <w:bCs/>
          <w:sz w:val="22"/>
          <w:szCs w:val="22"/>
        </w:rPr>
        <w:t>Informed Consent Statement:</w:t>
      </w:r>
    </w:p>
    <w:p w14:paraId="4D1F5C03" w14:textId="77777777" w:rsidR="0021263D" w:rsidRDefault="00000000">
      <w:pPr>
        <w:spacing w:before="60" w:after="60" w:line="360" w:lineRule="auto"/>
      </w:pPr>
      <w:r>
        <w:rPr>
          <w:sz w:val="22"/>
          <w:szCs w:val="22"/>
        </w:rPr>
        <w:t>Not applicable.</w:t>
      </w:r>
    </w:p>
    <w:p w14:paraId="4D1F5C04" w14:textId="77777777" w:rsidR="0021263D" w:rsidRDefault="00000000">
      <w:pPr>
        <w:spacing w:before="240" w:after="60" w:line="360" w:lineRule="auto"/>
      </w:pPr>
      <w:r>
        <w:rPr>
          <w:b/>
          <w:bCs/>
          <w:sz w:val="22"/>
          <w:szCs w:val="22"/>
        </w:rPr>
        <w:t>Data Availability Statement:</w:t>
      </w:r>
    </w:p>
    <w:p w14:paraId="4D1F5C05" w14:textId="77777777" w:rsidR="0021263D" w:rsidRDefault="00000000">
      <w:pPr>
        <w:spacing w:before="60" w:after="60" w:line="360" w:lineRule="auto"/>
      </w:pPr>
      <w:r>
        <w:rPr>
          <w:sz w:val="22"/>
          <w:szCs w:val="22"/>
        </w:rPr>
        <w:t>Restrictions apply to the availability of the raw data. The data were obtained from LSEG Workspace/Refinitiv and are available from LSEG subject to license. Processed datasets and code sufficient to reproduce the reported tables and figures can be made available by the author upon reasonable request, subject to licensing restrictions.</w:t>
      </w:r>
    </w:p>
    <w:p w14:paraId="4D1F5C06" w14:textId="77777777" w:rsidR="0021263D" w:rsidRDefault="00000000">
      <w:pPr>
        <w:spacing w:before="240" w:after="60" w:line="360" w:lineRule="auto"/>
      </w:pPr>
      <w:r>
        <w:rPr>
          <w:b/>
          <w:bCs/>
          <w:sz w:val="22"/>
          <w:szCs w:val="22"/>
        </w:rPr>
        <w:t>Acknowledgments:</w:t>
      </w:r>
    </w:p>
    <w:p w14:paraId="4D1F5C07" w14:textId="77777777" w:rsidR="0021263D" w:rsidRDefault="00000000">
      <w:pPr>
        <w:spacing w:before="60" w:after="60" w:line="360" w:lineRule="auto"/>
      </w:pPr>
      <w:r>
        <w:rPr>
          <w:sz w:val="22"/>
          <w:szCs w:val="22"/>
        </w:rPr>
        <w:t xml:space="preserve">The author thanks colleagues and academic supervisors for helpful comments and feedback on earlier drafts of this work. </w:t>
      </w:r>
    </w:p>
    <w:p w14:paraId="4D1F5C08" w14:textId="77777777" w:rsidR="0021263D" w:rsidRDefault="00000000">
      <w:pPr>
        <w:spacing w:before="60" w:after="60" w:line="360" w:lineRule="auto"/>
      </w:pPr>
      <w:r>
        <w:rPr>
          <w:sz w:val="22"/>
          <w:szCs w:val="22"/>
        </w:rPr>
        <w:t>AI Tools Disclosure: During the preparation of this manuscript, the author used ChatGPT (OpenAI) and Claude (Anthropic) for language editing, code review, document formatting support, and research workflow assistance. The author reviewed and edited all AI-assisted outputs and takes full responsibility for the content of the publication.</w:t>
      </w:r>
    </w:p>
    <w:p w14:paraId="4D1F5C09" w14:textId="77777777" w:rsidR="0021263D" w:rsidRDefault="00000000">
      <w:pPr>
        <w:spacing w:before="240" w:after="60" w:line="360" w:lineRule="auto"/>
      </w:pPr>
      <w:r>
        <w:rPr>
          <w:b/>
          <w:bCs/>
          <w:sz w:val="22"/>
          <w:szCs w:val="22"/>
        </w:rPr>
        <w:lastRenderedPageBreak/>
        <w:t>Conflicts of Interest:</w:t>
      </w:r>
    </w:p>
    <w:p w14:paraId="4D1F5C0A" w14:textId="77777777" w:rsidR="0021263D" w:rsidRDefault="00000000">
      <w:pPr>
        <w:spacing w:before="60" w:after="60" w:line="360" w:lineRule="auto"/>
      </w:pPr>
      <w:r>
        <w:rPr>
          <w:sz w:val="22"/>
          <w:szCs w:val="22"/>
        </w:rPr>
        <w:t>The author declares no conflicts of interest.</w:t>
      </w:r>
    </w:p>
    <w:p w14:paraId="4D1F5C0B" w14:textId="77777777" w:rsidR="0021263D" w:rsidRDefault="00000000">
      <w:pPr>
        <w:spacing w:before="240" w:after="60" w:line="360" w:lineRule="auto"/>
      </w:pPr>
      <w:r>
        <w:rPr>
          <w:b/>
          <w:bCs/>
          <w:sz w:val="22"/>
          <w:szCs w:val="22"/>
        </w:rPr>
        <w:t>Abbreviations:</w:t>
      </w:r>
    </w:p>
    <w:p w14:paraId="4D1F5C0C" w14:textId="77777777" w:rsidR="0021263D" w:rsidRDefault="00000000">
      <w:pPr>
        <w:spacing w:before="60" w:after="60" w:line="360" w:lineRule="auto"/>
      </w:pPr>
      <w:r>
        <w:rPr>
          <w:sz w:val="22"/>
          <w:szCs w:val="22"/>
        </w:rPr>
        <w:t>The following abbreviations are used in this manuscript:</w:t>
      </w:r>
    </w:p>
    <w:p w14:paraId="4D1F5C0D" w14:textId="77777777" w:rsidR="0021263D" w:rsidRDefault="00000000">
      <w:pPr>
        <w:spacing w:before="30" w:after="30" w:line="300" w:lineRule="auto"/>
      </w:pPr>
      <w:r>
        <w:rPr>
          <w:b/>
          <w:bCs/>
          <w:sz w:val="22"/>
          <w:szCs w:val="22"/>
        </w:rPr>
        <w:t xml:space="preserve">CVaR: </w:t>
      </w:r>
      <w:r>
        <w:rPr>
          <w:sz w:val="22"/>
          <w:szCs w:val="22"/>
        </w:rPr>
        <w:t>Conditional Value-at-Risk</w:t>
      </w:r>
    </w:p>
    <w:p w14:paraId="4D1F5C0E" w14:textId="77777777" w:rsidR="0021263D" w:rsidRDefault="00000000">
      <w:pPr>
        <w:spacing w:before="30" w:after="30" w:line="300" w:lineRule="auto"/>
      </w:pPr>
      <w:r>
        <w:rPr>
          <w:b/>
          <w:bCs/>
          <w:sz w:val="22"/>
          <w:szCs w:val="22"/>
        </w:rPr>
        <w:t xml:space="preserve">HMM: </w:t>
      </w:r>
      <w:r>
        <w:rPr>
          <w:sz w:val="22"/>
          <w:szCs w:val="22"/>
        </w:rPr>
        <w:t>Hidden Markov Model</w:t>
      </w:r>
    </w:p>
    <w:p w14:paraId="4D1F5C0F" w14:textId="77777777" w:rsidR="0021263D" w:rsidRDefault="00000000">
      <w:pPr>
        <w:spacing w:before="30" w:after="30" w:line="300" w:lineRule="auto"/>
      </w:pPr>
      <w:r>
        <w:rPr>
          <w:b/>
          <w:bCs/>
          <w:sz w:val="22"/>
          <w:szCs w:val="22"/>
        </w:rPr>
        <w:t xml:space="preserve">ESI: </w:t>
      </w:r>
      <w:r>
        <w:rPr>
          <w:sz w:val="22"/>
          <w:szCs w:val="22"/>
        </w:rPr>
        <w:t>Economic Sentiment Indicator (Eurozone)</w:t>
      </w:r>
    </w:p>
    <w:p w14:paraId="4D1F5C10" w14:textId="77777777" w:rsidR="0021263D" w:rsidRDefault="00000000">
      <w:pPr>
        <w:spacing w:before="30" w:after="30" w:line="300" w:lineRule="auto"/>
      </w:pPr>
      <w:r>
        <w:rPr>
          <w:b/>
          <w:bCs/>
          <w:sz w:val="22"/>
          <w:szCs w:val="22"/>
        </w:rPr>
        <w:t xml:space="preserve">HICP: </w:t>
      </w:r>
      <w:proofErr w:type="spellStart"/>
      <w:r>
        <w:rPr>
          <w:sz w:val="22"/>
          <w:szCs w:val="22"/>
        </w:rPr>
        <w:t>Harmonised</w:t>
      </w:r>
      <w:proofErr w:type="spellEnd"/>
      <w:r>
        <w:rPr>
          <w:sz w:val="22"/>
          <w:szCs w:val="22"/>
        </w:rPr>
        <w:t xml:space="preserve"> Index of Consumer Prices</w:t>
      </w:r>
    </w:p>
    <w:p w14:paraId="4D1F5C11" w14:textId="77777777" w:rsidR="0021263D" w:rsidRDefault="00000000">
      <w:pPr>
        <w:spacing w:before="30" w:after="30" w:line="300" w:lineRule="auto"/>
      </w:pPr>
      <w:r>
        <w:rPr>
          <w:b/>
          <w:bCs/>
          <w:sz w:val="22"/>
          <w:szCs w:val="22"/>
        </w:rPr>
        <w:t xml:space="preserve">HAC: </w:t>
      </w:r>
      <w:r>
        <w:rPr>
          <w:sz w:val="22"/>
          <w:szCs w:val="22"/>
        </w:rPr>
        <w:t xml:space="preserve">Heteroskedasticity and autocorrelation </w:t>
      </w:r>
      <w:proofErr w:type="gramStart"/>
      <w:r>
        <w:rPr>
          <w:sz w:val="22"/>
          <w:szCs w:val="22"/>
        </w:rPr>
        <w:t>consistent</w:t>
      </w:r>
      <w:proofErr w:type="gramEnd"/>
    </w:p>
    <w:p w14:paraId="4D1F5C12" w14:textId="77777777" w:rsidR="0021263D" w:rsidRDefault="00000000">
      <w:pPr>
        <w:spacing w:before="30" w:after="30" w:line="300" w:lineRule="auto"/>
      </w:pPr>
      <w:r>
        <w:rPr>
          <w:b/>
          <w:bCs/>
          <w:sz w:val="22"/>
          <w:szCs w:val="22"/>
        </w:rPr>
        <w:t xml:space="preserve">TC: </w:t>
      </w:r>
      <w:r>
        <w:rPr>
          <w:sz w:val="22"/>
          <w:szCs w:val="22"/>
        </w:rPr>
        <w:t>Transaction cost</w:t>
      </w:r>
    </w:p>
    <w:p w14:paraId="4D1F5C13" w14:textId="77777777" w:rsidR="0021263D" w:rsidRDefault="00000000">
      <w:pPr>
        <w:spacing w:before="30" w:after="30" w:line="300" w:lineRule="auto"/>
      </w:pPr>
      <w:r>
        <w:rPr>
          <w:b/>
          <w:bCs/>
          <w:sz w:val="22"/>
          <w:szCs w:val="22"/>
        </w:rPr>
        <w:t xml:space="preserve">ECB: </w:t>
      </w:r>
      <w:r>
        <w:rPr>
          <w:sz w:val="22"/>
          <w:szCs w:val="22"/>
        </w:rPr>
        <w:t>European Central Bank</w:t>
      </w:r>
    </w:p>
    <w:p w14:paraId="4D1F5C14" w14:textId="77777777" w:rsidR="0021263D" w:rsidRDefault="00000000">
      <w:pPr>
        <w:spacing w:before="30" w:after="30" w:line="300" w:lineRule="auto"/>
      </w:pPr>
      <w:r>
        <w:rPr>
          <w:b/>
          <w:bCs/>
          <w:sz w:val="22"/>
          <w:szCs w:val="22"/>
        </w:rPr>
        <w:t xml:space="preserve">FI: </w:t>
      </w:r>
      <w:r>
        <w:rPr>
          <w:sz w:val="22"/>
          <w:szCs w:val="22"/>
        </w:rPr>
        <w:t>Fixed income</w:t>
      </w:r>
    </w:p>
    <w:p w14:paraId="4D1F5C15" w14:textId="77777777" w:rsidR="0021263D" w:rsidRDefault="00000000">
      <w:pPr>
        <w:spacing w:before="30" w:after="30" w:line="300" w:lineRule="auto"/>
      </w:pPr>
      <w:r>
        <w:rPr>
          <w:b/>
          <w:bCs/>
          <w:sz w:val="22"/>
          <w:szCs w:val="22"/>
        </w:rPr>
        <w:t xml:space="preserve">VIX: </w:t>
      </w:r>
      <w:r>
        <w:rPr>
          <w:sz w:val="22"/>
          <w:szCs w:val="22"/>
        </w:rPr>
        <w:t>CBOE Volatility Index</w:t>
      </w:r>
    </w:p>
    <w:p w14:paraId="4D1F5C16" w14:textId="77777777" w:rsidR="0021263D" w:rsidRDefault="00000000">
      <w:pPr>
        <w:spacing w:before="30" w:after="30" w:line="300" w:lineRule="auto"/>
      </w:pPr>
      <w:r>
        <w:rPr>
          <w:b/>
          <w:bCs/>
          <w:sz w:val="22"/>
          <w:szCs w:val="22"/>
        </w:rPr>
        <w:t xml:space="preserve">GFC: </w:t>
      </w:r>
      <w:r>
        <w:rPr>
          <w:sz w:val="22"/>
          <w:szCs w:val="22"/>
        </w:rPr>
        <w:t>Global Financial Crisis</w:t>
      </w:r>
    </w:p>
    <w:p w14:paraId="4D1F5C17" w14:textId="77777777" w:rsidR="0021263D" w:rsidRDefault="00000000">
      <w:pPr>
        <w:spacing w:before="30" w:after="30" w:line="300" w:lineRule="auto"/>
      </w:pPr>
      <w:r>
        <w:rPr>
          <w:b/>
          <w:bCs/>
          <w:sz w:val="22"/>
          <w:szCs w:val="22"/>
        </w:rPr>
        <w:t xml:space="preserve">LP: </w:t>
      </w:r>
      <w:r>
        <w:rPr>
          <w:sz w:val="22"/>
          <w:szCs w:val="22"/>
        </w:rPr>
        <w:t>Linear program</w:t>
      </w:r>
    </w:p>
    <w:p w14:paraId="4D1F5C18" w14:textId="77777777" w:rsidR="0021263D" w:rsidRDefault="00000000">
      <w:pPr>
        <w:spacing w:before="30" w:after="30" w:line="300" w:lineRule="auto"/>
      </w:pPr>
      <w:r>
        <w:rPr>
          <w:b/>
          <w:bCs/>
          <w:sz w:val="22"/>
          <w:szCs w:val="22"/>
        </w:rPr>
        <w:t xml:space="preserve">BIC: </w:t>
      </w:r>
      <w:r>
        <w:rPr>
          <w:sz w:val="22"/>
          <w:szCs w:val="22"/>
        </w:rPr>
        <w:t>Bayesian Information Criterion</w:t>
      </w:r>
    </w:p>
    <w:p w14:paraId="4D1F5C19" w14:textId="77777777" w:rsidR="0021263D" w:rsidRDefault="00000000">
      <w:pPr>
        <w:spacing w:before="30" w:after="30" w:line="300" w:lineRule="auto"/>
      </w:pPr>
      <w:r>
        <w:rPr>
          <w:b/>
          <w:bCs/>
          <w:sz w:val="22"/>
          <w:szCs w:val="22"/>
        </w:rPr>
        <w:t xml:space="preserve">EM: </w:t>
      </w:r>
      <w:r>
        <w:rPr>
          <w:sz w:val="22"/>
          <w:szCs w:val="22"/>
        </w:rPr>
        <w:t>Expectation-Maximization</w:t>
      </w:r>
    </w:p>
    <w:p w14:paraId="4D1F5C1A" w14:textId="77777777" w:rsidR="0021263D" w:rsidRDefault="00000000">
      <w:pPr>
        <w:spacing w:before="30" w:after="30" w:line="300" w:lineRule="auto"/>
      </w:pPr>
      <w:r>
        <w:rPr>
          <w:b/>
          <w:bCs/>
          <w:sz w:val="22"/>
          <w:szCs w:val="22"/>
        </w:rPr>
        <w:t xml:space="preserve">OOS: </w:t>
      </w:r>
      <w:r>
        <w:rPr>
          <w:sz w:val="22"/>
          <w:szCs w:val="22"/>
        </w:rPr>
        <w:t>Out-of-sample</w:t>
      </w:r>
    </w:p>
    <w:p w14:paraId="4D1F5C1B" w14:textId="77777777" w:rsidR="0021263D" w:rsidRDefault="00000000">
      <w:pPr>
        <w:spacing w:before="30" w:after="30" w:line="300" w:lineRule="auto"/>
      </w:pPr>
      <w:r>
        <w:rPr>
          <w:b/>
          <w:bCs/>
          <w:sz w:val="22"/>
          <w:szCs w:val="22"/>
        </w:rPr>
        <w:t xml:space="preserve">LSEG: </w:t>
      </w:r>
      <w:r>
        <w:rPr>
          <w:sz w:val="22"/>
          <w:szCs w:val="22"/>
        </w:rPr>
        <w:t>London Stock Exchange Group</w:t>
      </w:r>
    </w:p>
    <w:p w14:paraId="4D1F5C1C" w14:textId="77777777" w:rsidR="0021263D" w:rsidRDefault="00000000">
      <w:pPr>
        <w:spacing w:before="240" w:after="60" w:line="280" w:lineRule="atLeast"/>
        <w:ind w:left="2608"/>
      </w:pPr>
      <w:r>
        <w:rPr>
          <w:b/>
          <w:bCs/>
          <w:sz w:val="24"/>
          <w:szCs w:val="24"/>
        </w:rPr>
        <w:t>References</w:t>
      </w:r>
    </w:p>
    <w:p w14:paraId="4D1F5C1D" w14:textId="77777777" w:rsidR="0021263D" w:rsidRDefault="00000000">
      <w:pPr>
        <w:spacing w:after="60" w:line="280" w:lineRule="atLeast"/>
        <w:ind w:left="2968" w:hanging="360"/>
        <w:jc w:val="both"/>
      </w:pPr>
      <w:r>
        <w:rPr>
          <w:sz w:val="18"/>
          <w:szCs w:val="18"/>
        </w:rPr>
        <w:t>Acerbi, C., and Tasche, D. (2002). On the coherence of expected shortfall. Journal of Banking and Finance, 26, 1487-1503. https://doi.org/10.1016/S0378-4266(02)00283-2</w:t>
      </w:r>
    </w:p>
    <w:p w14:paraId="4D1F5C1E" w14:textId="77777777" w:rsidR="0021263D" w:rsidRDefault="00000000">
      <w:pPr>
        <w:spacing w:after="60" w:line="280" w:lineRule="atLeast"/>
        <w:ind w:left="2968" w:hanging="360"/>
        <w:jc w:val="both"/>
      </w:pPr>
      <w:r>
        <w:rPr>
          <w:sz w:val="18"/>
          <w:szCs w:val="18"/>
        </w:rPr>
        <w:t xml:space="preserve">Adrian, T., and </w:t>
      </w:r>
      <w:proofErr w:type="spellStart"/>
      <w:r>
        <w:rPr>
          <w:sz w:val="18"/>
          <w:szCs w:val="18"/>
        </w:rPr>
        <w:t>Brunnermeier</w:t>
      </w:r>
      <w:proofErr w:type="spellEnd"/>
      <w:r>
        <w:rPr>
          <w:sz w:val="18"/>
          <w:szCs w:val="18"/>
        </w:rPr>
        <w:t>, M. K. (2016). CoVaR. American Economic Review, 106, 1705-1741. https://doi.org/10.1257/aer.20120555</w:t>
      </w:r>
    </w:p>
    <w:p w14:paraId="4D1F5C1F" w14:textId="77777777" w:rsidR="0021263D" w:rsidRDefault="00000000">
      <w:pPr>
        <w:spacing w:after="60" w:line="280" w:lineRule="atLeast"/>
        <w:ind w:left="2968" w:hanging="360"/>
        <w:jc w:val="both"/>
      </w:pPr>
      <w:r>
        <w:rPr>
          <w:sz w:val="18"/>
          <w:szCs w:val="18"/>
        </w:rPr>
        <w:t>Ang, A., and Bekaert, G. (2002). International asset allocation with regime shifts. Review of Financial Studies, 15, 1137-1187. https://doi.org/10.1093/rfs/15.4.1137</w:t>
      </w:r>
    </w:p>
    <w:p w14:paraId="4D1F5C20" w14:textId="77777777" w:rsidR="0021263D" w:rsidRDefault="00000000">
      <w:pPr>
        <w:spacing w:after="60" w:line="280" w:lineRule="atLeast"/>
        <w:ind w:left="2968" w:hanging="360"/>
        <w:jc w:val="both"/>
      </w:pPr>
      <w:r>
        <w:rPr>
          <w:sz w:val="18"/>
          <w:szCs w:val="18"/>
        </w:rPr>
        <w:t>Ang, A., and Bekaert, G. (2004). How regimes affect asset allocation. Financial Analysts Journal, 60, 86-99. https://doi.org/10.2469/faj.v60.n2.2612</w:t>
      </w:r>
    </w:p>
    <w:p w14:paraId="4D1F5C21" w14:textId="77777777" w:rsidR="0021263D" w:rsidRDefault="00000000">
      <w:pPr>
        <w:spacing w:after="60" w:line="280" w:lineRule="atLeast"/>
        <w:ind w:left="2968" w:hanging="360"/>
        <w:jc w:val="both"/>
      </w:pPr>
      <w:r>
        <w:rPr>
          <w:sz w:val="18"/>
          <w:szCs w:val="18"/>
        </w:rPr>
        <w:t>Bernanke, B. S., and Boivin, J. (2003). Monetary policy in a data-rich environment. Journal of Monetary Economics, 50, 525-546. https://doi.org/10.1016/S0304-3932(03)00024-2</w:t>
      </w:r>
    </w:p>
    <w:p w14:paraId="4D1F5C22" w14:textId="77777777" w:rsidR="0021263D" w:rsidRDefault="00000000">
      <w:pPr>
        <w:spacing w:after="60" w:line="280" w:lineRule="atLeast"/>
        <w:ind w:left="2968" w:hanging="360"/>
        <w:jc w:val="both"/>
      </w:pPr>
      <w:r>
        <w:rPr>
          <w:sz w:val="18"/>
          <w:szCs w:val="18"/>
        </w:rPr>
        <w:t xml:space="preserve">Billio, M., Getmansky, M., Lo, A. W., and </w:t>
      </w:r>
      <w:proofErr w:type="spellStart"/>
      <w:r>
        <w:rPr>
          <w:sz w:val="18"/>
          <w:szCs w:val="18"/>
        </w:rPr>
        <w:t>Pelizzon</w:t>
      </w:r>
      <w:proofErr w:type="spellEnd"/>
      <w:r>
        <w:rPr>
          <w:sz w:val="18"/>
          <w:szCs w:val="18"/>
        </w:rPr>
        <w:t>, L. (2012). Econometric measures of connectedness and systemic risk in the finance and insurance sectors. Journal of Financial Economics, 104, 535-559. https://doi.org/10.1016/j.jfineco.2011.12.010</w:t>
      </w:r>
    </w:p>
    <w:p w14:paraId="4D1F5C23" w14:textId="77777777" w:rsidR="0021263D" w:rsidRDefault="00000000">
      <w:pPr>
        <w:spacing w:after="60" w:line="280" w:lineRule="atLeast"/>
        <w:ind w:left="2968" w:hanging="360"/>
        <w:jc w:val="both"/>
      </w:pPr>
      <w:r>
        <w:rPr>
          <w:sz w:val="18"/>
          <w:szCs w:val="18"/>
        </w:rPr>
        <w:t xml:space="preserve">Black, F., and </w:t>
      </w:r>
      <w:proofErr w:type="spellStart"/>
      <w:r>
        <w:rPr>
          <w:sz w:val="18"/>
          <w:szCs w:val="18"/>
        </w:rPr>
        <w:t>Litterman</w:t>
      </w:r>
      <w:proofErr w:type="spellEnd"/>
      <w:r>
        <w:rPr>
          <w:sz w:val="18"/>
          <w:szCs w:val="18"/>
        </w:rPr>
        <w:t>, R. (1992). Global portfolio optimization. Financial Analysts Journal, 48, 28-43. https://doi.org/10.2469/faj.v48.n5.28</w:t>
      </w:r>
    </w:p>
    <w:p w14:paraId="4D1F5C24" w14:textId="77777777" w:rsidR="0021263D" w:rsidRDefault="00000000">
      <w:pPr>
        <w:spacing w:after="60" w:line="280" w:lineRule="atLeast"/>
        <w:ind w:left="2968" w:hanging="360"/>
        <w:jc w:val="both"/>
      </w:pPr>
      <w:r>
        <w:rPr>
          <w:sz w:val="18"/>
          <w:szCs w:val="18"/>
        </w:rPr>
        <w:t xml:space="preserve">Campbell, J. Y., and </w:t>
      </w:r>
      <w:proofErr w:type="spellStart"/>
      <w:r>
        <w:rPr>
          <w:sz w:val="18"/>
          <w:szCs w:val="18"/>
        </w:rPr>
        <w:t>Viceira</w:t>
      </w:r>
      <w:proofErr w:type="spellEnd"/>
      <w:r>
        <w:rPr>
          <w:sz w:val="18"/>
          <w:szCs w:val="18"/>
        </w:rPr>
        <w:t>, L. M. (2002). Strategic Asset Allocation: Portfolio Choice for Long-Term Investors. Oxford University Press. https://doi.org/10.1093/0198296940.001.0001</w:t>
      </w:r>
    </w:p>
    <w:p w14:paraId="4D1F5C25" w14:textId="77777777" w:rsidR="0021263D" w:rsidRDefault="00000000">
      <w:pPr>
        <w:spacing w:after="60" w:line="280" w:lineRule="atLeast"/>
        <w:ind w:left="2968" w:hanging="360"/>
        <w:jc w:val="both"/>
      </w:pPr>
      <w:r>
        <w:rPr>
          <w:sz w:val="18"/>
          <w:szCs w:val="18"/>
        </w:rPr>
        <w:lastRenderedPageBreak/>
        <w:t>DeMiguel, V., Garlappi, L., and Uppal, R. (2009). Optimal versus naive diversification: How inefficient is the 1/N portfolio strategy? Review of Financial Studies, 22, 1915-1953. https://doi.org/10.1093/rfs/hhm075</w:t>
      </w:r>
    </w:p>
    <w:p w14:paraId="4D1F5C26" w14:textId="77777777" w:rsidR="0021263D" w:rsidRDefault="00000000">
      <w:pPr>
        <w:spacing w:after="60" w:line="280" w:lineRule="atLeast"/>
        <w:ind w:left="2968" w:hanging="360"/>
        <w:jc w:val="both"/>
      </w:pPr>
      <w:r>
        <w:rPr>
          <w:sz w:val="18"/>
          <w:szCs w:val="18"/>
        </w:rPr>
        <w:t xml:space="preserve">Engle, R. F., and Manganelli, S. (2004). </w:t>
      </w:r>
      <w:proofErr w:type="spellStart"/>
      <w:r>
        <w:rPr>
          <w:sz w:val="18"/>
          <w:szCs w:val="18"/>
        </w:rPr>
        <w:t>CAViaR</w:t>
      </w:r>
      <w:proofErr w:type="spellEnd"/>
      <w:r>
        <w:rPr>
          <w:sz w:val="18"/>
          <w:szCs w:val="18"/>
        </w:rPr>
        <w:t>: Conditional autoregressive value at risk by regression quantiles. Journal of Business and Economic Statistics, 22, 367-381. https://doi.org/10.1198/073500104000000370</w:t>
      </w:r>
    </w:p>
    <w:p w14:paraId="4D1F5C27" w14:textId="77777777" w:rsidR="0021263D" w:rsidRDefault="00000000">
      <w:pPr>
        <w:spacing w:after="60" w:line="280" w:lineRule="atLeast"/>
        <w:ind w:left="2968" w:hanging="360"/>
        <w:jc w:val="both"/>
      </w:pPr>
      <w:r>
        <w:rPr>
          <w:sz w:val="18"/>
          <w:szCs w:val="18"/>
        </w:rPr>
        <w:t>Frazzini, A., Israel, R., and Moskowitz, T. J. (2015). Trading costs of asset pricing anomalies. Working Paper, AQR Capital Management. Available at SSRN: https://ssrn.com/abstract=2294498</w:t>
      </w:r>
    </w:p>
    <w:p w14:paraId="4D1F5C28" w14:textId="77777777" w:rsidR="0021263D" w:rsidRDefault="00000000">
      <w:pPr>
        <w:spacing w:after="60" w:line="280" w:lineRule="atLeast"/>
        <w:ind w:left="2968" w:hanging="360"/>
        <w:jc w:val="both"/>
      </w:pPr>
      <w:proofErr w:type="spellStart"/>
      <w:r>
        <w:rPr>
          <w:sz w:val="18"/>
          <w:szCs w:val="18"/>
        </w:rPr>
        <w:t>Guidolin</w:t>
      </w:r>
      <w:proofErr w:type="spellEnd"/>
      <w:r>
        <w:rPr>
          <w:sz w:val="18"/>
          <w:szCs w:val="18"/>
        </w:rPr>
        <w:t>, M., and Timmermann, A. (2007). Asset allocation under multivariate regime switching. Journal of Economic Dynamics and Control, 31, 3503-3544. https://doi.org/10.1016/j.jedc.2006.11.007</w:t>
      </w:r>
    </w:p>
    <w:p w14:paraId="4D1F5C29" w14:textId="77777777" w:rsidR="0021263D" w:rsidRDefault="00000000">
      <w:pPr>
        <w:spacing w:after="60" w:line="280" w:lineRule="atLeast"/>
        <w:ind w:left="2968" w:hanging="360"/>
        <w:jc w:val="both"/>
      </w:pPr>
      <w:r>
        <w:rPr>
          <w:sz w:val="18"/>
          <w:szCs w:val="18"/>
        </w:rPr>
        <w:t>Gu, S., Kelly, B., and Xiu, D. (2020). Empirical asset pricing via machine learning. Review of Financial Studies, 33, 2223-2273. https://doi.org/10.1093/rfs/hhaa009</w:t>
      </w:r>
    </w:p>
    <w:p w14:paraId="4D1F5C2A" w14:textId="77777777" w:rsidR="0021263D" w:rsidRDefault="00000000">
      <w:pPr>
        <w:spacing w:after="60" w:line="280" w:lineRule="atLeast"/>
        <w:ind w:left="2968" w:hanging="360"/>
        <w:jc w:val="both"/>
      </w:pPr>
      <w:r>
        <w:rPr>
          <w:sz w:val="18"/>
          <w:szCs w:val="18"/>
        </w:rPr>
        <w:t xml:space="preserve">Hamilton, J. D. (1989). A new approach to the economic analysis of nonstationary time series and the business cycle. </w:t>
      </w:r>
      <w:proofErr w:type="spellStart"/>
      <w:r>
        <w:rPr>
          <w:sz w:val="18"/>
          <w:szCs w:val="18"/>
        </w:rPr>
        <w:t>Econometrica</w:t>
      </w:r>
      <w:proofErr w:type="spellEnd"/>
      <w:r>
        <w:rPr>
          <w:sz w:val="18"/>
          <w:szCs w:val="18"/>
        </w:rPr>
        <w:t>, 57, 357-384. https://doi.org/10.2307/1912559</w:t>
      </w:r>
    </w:p>
    <w:p w14:paraId="4D1F5C2B" w14:textId="77777777" w:rsidR="0021263D" w:rsidRDefault="00000000">
      <w:pPr>
        <w:spacing w:after="60" w:line="280" w:lineRule="atLeast"/>
        <w:ind w:left="2968" w:hanging="360"/>
        <w:jc w:val="both"/>
      </w:pPr>
      <w:r>
        <w:rPr>
          <w:sz w:val="18"/>
          <w:szCs w:val="18"/>
        </w:rPr>
        <w:t>Kim, C.-J. (1994). Dynamic linear models with Markov-switching. Journal of Econometrics, 60, 1-22. https://doi.org/10.1016/0304-4076(94)90036-1</w:t>
      </w:r>
    </w:p>
    <w:p w14:paraId="4D1F5C2C" w14:textId="77777777" w:rsidR="0021263D" w:rsidRDefault="00000000">
      <w:pPr>
        <w:spacing w:after="60" w:line="280" w:lineRule="atLeast"/>
        <w:ind w:left="2968" w:hanging="360"/>
        <w:jc w:val="both"/>
      </w:pPr>
      <w:proofErr w:type="spellStart"/>
      <w:r>
        <w:rPr>
          <w:sz w:val="18"/>
          <w:szCs w:val="18"/>
        </w:rPr>
        <w:t>Krokhmal</w:t>
      </w:r>
      <w:proofErr w:type="spellEnd"/>
      <w:r>
        <w:rPr>
          <w:sz w:val="18"/>
          <w:szCs w:val="18"/>
        </w:rPr>
        <w:t>, P., Palmquist, J., and Uryasev, S. (2002). Portfolio optimization with conditional value-at-risk objective and constraints. Journal of Risk, 4, 43-68. https://doi.org/10.21314/JOR.2002.057</w:t>
      </w:r>
    </w:p>
    <w:p w14:paraId="4D1F5C2D" w14:textId="77777777" w:rsidR="0021263D" w:rsidRDefault="00000000">
      <w:pPr>
        <w:spacing w:after="60" w:line="280" w:lineRule="atLeast"/>
        <w:ind w:left="2968" w:hanging="360"/>
        <w:jc w:val="both"/>
      </w:pPr>
      <w:proofErr w:type="spellStart"/>
      <w:r>
        <w:rPr>
          <w:sz w:val="18"/>
          <w:szCs w:val="18"/>
        </w:rPr>
        <w:t>Ledoit</w:t>
      </w:r>
      <w:proofErr w:type="spellEnd"/>
      <w:r>
        <w:rPr>
          <w:sz w:val="18"/>
          <w:szCs w:val="18"/>
        </w:rPr>
        <w:t>, O., and Wolf, M. (2004). A well-conditioned estimator for large-dimensional covariance matrices. Journal of Multivariate Analysis, 88, 365-411. https://doi.org/10.1016/S0047-259X(03)00096-4</w:t>
      </w:r>
    </w:p>
    <w:p w14:paraId="4D1F5C2E" w14:textId="77777777" w:rsidR="0021263D" w:rsidRDefault="00000000">
      <w:pPr>
        <w:spacing w:after="60" w:line="280" w:lineRule="atLeast"/>
        <w:ind w:left="2968" w:hanging="360"/>
        <w:jc w:val="both"/>
      </w:pPr>
      <w:r>
        <w:rPr>
          <w:sz w:val="18"/>
          <w:szCs w:val="18"/>
        </w:rPr>
        <w:t>Lo, A. W. (2002). The statistics of Sharpe ratios. Financial Analysts Journal, 58, 36-52. https://doi.org/10.2469/faj.v58.n4.2453</w:t>
      </w:r>
    </w:p>
    <w:p w14:paraId="4D1F5C2F" w14:textId="77777777" w:rsidR="0021263D" w:rsidRDefault="00000000">
      <w:pPr>
        <w:spacing w:after="60" w:line="280" w:lineRule="atLeast"/>
        <w:ind w:left="2968" w:hanging="360"/>
        <w:jc w:val="both"/>
      </w:pPr>
      <w:r>
        <w:rPr>
          <w:sz w:val="18"/>
          <w:szCs w:val="18"/>
        </w:rPr>
        <w:t xml:space="preserve">Longin, F., and </w:t>
      </w:r>
      <w:proofErr w:type="spellStart"/>
      <w:r>
        <w:rPr>
          <w:sz w:val="18"/>
          <w:szCs w:val="18"/>
        </w:rPr>
        <w:t>Solnik</w:t>
      </w:r>
      <w:proofErr w:type="spellEnd"/>
      <w:r>
        <w:rPr>
          <w:sz w:val="18"/>
          <w:szCs w:val="18"/>
        </w:rPr>
        <w:t>, B. (2001). Extreme correlation of international equity markets. Journal of Finance, 56, 649-676. https://doi.org/10.1111/0022-1082.00340</w:t>
      </w:r>
    </w:p>
    <w:p w14:paraId="4D1F5C30" w14:textId="77777777" w:rsidR="0021263D" w:rsidRDefault="00000000">
      <w:pPr>
        <w:spacing w:after="60" w:line="280" w:lineRule="atLeast"/>
        <w:ind w:left="2968" w:hanging="360"/>
        <w:jc w:val="both"/>
      </w:pPr>
      <w:r>
        <w:rPr>
          <w:sz w:val="18"/>
          <w:szCs w:val="18"/>
        </w:rPr>
        <w:t>Markowitz, H. (1952). Portfolio selection. Journal of Finance, 7, 77-91. https://doi.org/10.2307/2975974</w:t>
      </w:r>
    </w:p>
    <w:p w14:paraId="4D1F5C31" w14:textId="77777777" w:rsidR="0021263D" w:rsidRDefault="00000000">
      <w:pPr>
        <w:spacing w:after="60" w:line="280" w:lineRule="atLeast"/>
        <w:ind w:left="2968" w:hanging="360"/>
        <w:jc w:val="both"/>
      </w:pPr>
      <w:r>
        <w:rPr>
          <w:sz w:val="18"/>
          <w:szCs w:val="18"/>
        </w:rPr>
        <w:t xml:space="preserve">Newey, W., and West, K. (1987). A simple, positive semi-definite, heteroskedasticity and autocorrelation consistent covariance matrix. </w:t>
      </w:r>
      <w:proofErr w:type="spellStart"/>
      <w:r>
        <w:rPr>
          <w:sz w:val="18"/>
          <w:szCs w:val="18"/>
        </w:rPr>
        <w:t>Econometrica</w:t>
      </w:r>
      <w:proofErr w:type="spellEnd"/>
      <w:r>
        <w:rPr>
          <w:sz w:val="18"/>
          <w:szCs w:val="18"/>
        </w:rPr>
        <w:t>, 55, 703-708. https://doi.org/10.2307/1913610</w:t>
      </w:r>
    </w:p>
    <w:p w14:paraId="4D1F5C32" w14:textId="77777777" w:rsidR="0021263D" w:rsidRDefault="00000000">
      <w:pPr>
        <w:spacing w:after="60" w:line="280" w:lineRule="atLeast"/>
        <w:ind w:left="2968" w:hanging="360"/>
        <w:jc w:val="both"/>
      </w:pPr>
      <w:r>
        <w:rPr>
          <w:sz w:val="18"/>
          <w:szCs w:val="18"/>
        </w:rPr>
        <w:t>Novy-Marx, R., and Velikov, M. (2016). A taxonomy of anomalies and their trading costs. Review of Financial Studies, 29, 104-147. https://doi.org/10.1093/rfs/hhv063</w:t>
      </w:r>
    </w:p>
    <w:p w14:paraId="4D1F5C33" w14:textId="77777777" w:rsidR="0021263D" w:rsidRDefault="00000000">
      <w:pPr>
        <w:spacing w:after="60" w:line="280" w:lineRule="atLeast"/>
        <w:ind w:left="2968" w:hanging="360"/>
        <w:jc w:val="both"/>
      </w:pPr>
      <w:r>
        <w:rPr>
          <w:sz w:val="18"/>
          <w:szCs w:val="18"/>
        </w:rPr>
        <w:t>Rabiner, L. R. (1989). A tutorial on hidden Markov models and selected applications in speech recognition. Proceedings of the IEEE, 77, 257-286. https://doi.org/10.1109/5.18626</w:t>
      </w:r>
    </w:p>
    <w:p w14:paraId="4D1F5C34" w14:textId="77777777" w:rsidR="0021263D" w:rsidRDefault="00000000">
      <w:pPr>
        <w:spacing w:after="60" w:line="280" w:lineRule="atLeast"/>
        <w:ind w:left="2968" w:hanging="360"/>
        <w:jc w:val="both"/>
      </w:pPr>
      <w:proofErr w:type="spellStart"/>
      <w:r>
        <w:rPr>
          <w:sz w:val="18"/>
          <w:szCs w:val="18"/>
        </w:rPr>
        <w:t>Rockafellar</w:t>
      </w:r>
      <w:proofErr w:type="spellEnd"/>
      <w:r>
        <w:rPr>
          <w:sz w:val="18"/>
          <w:szCs w:val="18"/>
        </w:rPr>
        <w:t>, R. T., and Uryasev, S. (2000). Optimization of conditional value-at-risk. Journal of Risk, 2, 21-41. https://doi.org/10.21314/JOR.2000.038</w:t>
      </w:r>
    </w:p>
    <w:p w14:paraId="4D1F5C35" w14:textId="77777777" w:rsidR="0021263D" w:rsidRDefault="00000000">
      <w:r>
        <w:br w:type="page"/>
      </w:r>
    </w:p>
    <w:p w14:paraId="4D1F5C36" w14:textId="77777777" w:rsidR="0021263D" w:rsidRDefault="00000000">
      <w:pPr>
        <w:spacing w:after="240" w:line="480" w:lineRule="auto"/>
        <w:jc w:val="center"/>
      </w:pPr>
      <w:r>
        <w:lastRenderedPageBreak/>
        <w:t>APPENDIX</w:t>
      </w:r>
    </w:p>
    <w:p w14:paraId="4D1F5C37" w14:textId="77777777" w:rsidR="0021263D" w:rsidRDefault="00000000">
      <w:pPr>
        <w:spacing w:before="120" w:after="240" w:line="480" w:lineRule="auto"/>
        <w:jc w:val="center"/>
      </w:pPr>
      <w:r>
        <w:rPr>
          <w:i/>
          <w:iCs/>
        </w:rPr>
        <w:t>Appendix A: CVaR LP Formulation with Transaction Costs</w:t>
      </w:r>
    </w:p>
    <w:p w14:paraId="4D1F5C38" w14:textId="77777777" w:rsidR="0021263D" w:rsidRDefault="00000000">
      <w:pPr>
        <w:spacing w:line="280" w:lineRule="atLeast"/>
        <w:ind w:left="2608" w:firstLine="425"/>
        <w:jc w:val="both"/>
      </w:pPr>
      <w:r>
        <w:t xml:space="preserve">The TC-aware CVaR LP is formulated as follows. Let </w:t>
      </w:r>
      <w:proofErr w:type="spellStart"/>
      <w:r>
        <w:t>w^prev</w:t>
      </w:r>
      <w:proofErr w:type="spellEnd"/>
      <w:r>
        <w:t xml:space="preserve"> denote the portfolio weights after </w:t>
      </w:r>
      <w:proofErr w:type="gramStart"/>
      <w:r>
        <w:t>drift</w:t>
      </w:r>
      <w:proofErr w:type="gramEnd"/>
      <w:r>
        <w:t xml:space="preserve"> from the previous rebalance, before trading. Define auxiliary variables </w:t>
      </w:r>
      <w:proofErr w:type="spellStart"/>
      <w:r>
        <w:t>v_i</w:t>
      </w:r>
      <w:proofErr w:type="spellEnd"/>
      <w:r>
        <w:t xml:space="preserve">^+ = </w:t>
      </w:r>
      <w:proofErr w:type="gramStart"/>
      <w:r>
        <w:t>max(</w:t>
      </w:r>
      <w:proofErr w:type="spellStart"/>
      <w:proofErr w:type="gramEnd"/>
      <w:r>
        <w:t>w_i</w:t>
      </w:r>
      <w:proofErr w:type="spellEnd"/>
      <w:r>
        <w:t xml:space="preserve"> - </w:t>
      </w:r>
      <w:proofErr w:type="spellStart"/>
      <w:r>
        <w:t>w_i^prev</w:t>
      </w:r>
      <w:proofErr w:type="spellEnd"/>
      <w:r>
        <w:t xml:space="preserve">, 0) and </w:t>
      </w:r>
      <w:proofErr w:type="spellStart"/>
      <w:r>
        <w:t>v_i</w:t>
      </w:r>
      <w:proofErr w:type="spellEnd"/>
      <w:r>
        <w:t xml:space="preserve">^- = </w:t>
      </w:r>
      <w:proofErr w:type="gramStart"/>
      <w:r>
        <w:t>max(</w:t>
      </w:r>
      <w:proofErr w:type="spellStart"/>
      <w:proofErr w:type="gramEnd"/>
      <w:r>
        <w:t>w_i^prev</w:t>
      </w:r>
      <w:proofErr w:type="spellEnd"/>
      <w:r>
        <w:t xml:space="preserve"> - </w:t>
      </w:r>
      <w:proofErr w:type="spellStart"/>
      <w:r>
        <w:t>w_i</w:t>
      </w:r>
      <w:proofErr w:type="spellEnd"/>
      <w:r>
        <w:t xml:space="preserve">, 0). The L1 turnover is </w:t>
      </w:r>
      <w:proofErr w:type="spellStart"/>
      <w:r>
        <w:t>sum_i</w:t>
      </w:r>
      <w:proofErr w:type="spellEnd"/>
      <w:r>
        <w:t xml:space="preserve"> (</w:t>
      </w:r>
      <w:proofErr w:type="spellStart"/>
      <w:r>
        <w:t>v_i</w:t>
      </w:r>
      <w:proofErr w:type="spellEnd"/>
      <w:r>
        <w:t xml:space="preserve">^+ + </w:t>
      </w:r>
      <w:proofErr w:type="spellStart"/>
      <w:r>
        <w:t>v_i</w:t>
      </w:r>
      <w:proofErr w:type="spellEnd"/>
      <w:r>
        <w:t>^-). The penalized LP minimizes:</w:t>
      </w:r>
    </w:p>
    <w:p w14:paraId="4D1F5C39" w14:textId="77777777" w:rsidR="0021263D" w:rsidRDefault="00000000">
      <w:pPr>
        <w:spacing w:before="120" w:after="120" w:line="280" w:lineRule="atLeast"/>
        <w:ind w:left="2608"/>
      </w:pPr>
      <m:oMathPara>
        <m:oMathParaPr>
          <m:jc m:val="left"/>
        </m:oMathParaPr>
        <m:oMath>
          <m:r>
            <m:rPr>
              <m:sty m:val="p"/>
            </m:rPr>
            <w:rPr>
              <w:rFonts w:ascii="Cambria Math" w:hAnsi="Cambria Math"/>
            </w:rPr>
            <m:t>min   CVaR(</m:t>
          </m:r>
          <m:r>
            <w:rPr>
              <w:rFonts w:ascii="Cambria Math" w:hAnsi="Cambria Math"/>
            </w:rPr>
            <m:t>w</m:t>
          </m:r>
          <m:r>
            <m:rPr>
              <m:sty m:val="p"/>
            </m:rPr>
            <w:rPr>
              <w:rFonts w:ascii="Cambria Math" w:hAnsi="Cambria Math"/>
            </w:rPr>
            <m:t xml:space="preserve">) + </m:t>
          </m:r>
          <m:r>
            <w:rPr>
              <w:rFonts w:ascii="Cambria Math" w:hAnsi="Cambria Math"/>
            </w:rPr>
            <m:t>λ</m:t>
          </m:r>
          <m:r>
            <m:rPr>
              <m:sty m:val="p"/>
            </m:rP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i</m:t>
              </m:r>
            </m:sub>
            <m:sup/>
            <m:e>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e>
          </m:nary>
        </m:oMath>
      </m:oMathPara>
    </w:p>
    <w:p w14:paraId="4D1F5C3A" w14:textId="77777777" w:rsidR="0021263D" w:rsidRDefault="00000000">
      <w:pPr>
        <w:spacing w:before="120" w:after="120" w:line="280" w:lineRule="atLeast"/>
        <w:ind w:left="2608"/>
      </w:pPr>
      <m:oMathPara>
        <m:oMathParaPr>
          <m:jc m:val="left"/>
        </m:oMathParaPr>
        <m:oMath>
          <m:r>
            <m:rPr>
              <m:sty m:val="p"/>
            </m:rPr>
            <w:rPr>
              <w:rFonts w:ascii="Cambria Math" w:hAnsi="Cambria Math"/>
            </w:rPr>
            <m:t xml:space="preserve">s.t.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i</m:t>
              </m:r>
            </m:sub>
            <m:sup>
              <m:r>
                <m:rPr>
                  <m:sty m:val="p"/>
                </m:rPr>
                <w:rPr>
                  <w:rFonts w:ascii="Cambria Math" w:hAnsi="Cambria Math"/>
                </w:rPr>
                <m:t>prev</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m:rPr>
              <m:sty m:val="p"/>
            </m:rPr>
            <w:rPr>
              <w:rFonts w:ascii="Cambria Math" w:hAnsi="Cambria Math"/>
            </w:rPr>
            <m:t xml:space="preserve"> ≥ 0</m:t>
          </m:r>
        </m:oMath>
      </m:oMathPara>
    </w:p>
    <w:p w14:paraId="4D1F5C3B" w14:textId="77777777" w:rsidR="0021263D" w:rsidRDefault="00000000">
      <w:pPr>
        <w:spacing w:line="280" w:lineRule="atLeast"/>
        <w:ind w:left="2608" w:firstLine="425"/>
        <w:jc w:val="both"/>
      </w:pPr>
      <w:proofErr w:type="gramStart"/>
      <w:r>
        <w:t>plus</w:t>
      </w:r>
      <w:proofErr w:type="gramEnd"/>
      <w:r>
        <w:t xml:space="preserve"> the standard CVaR constraints (see Section 2.4). The constrained formulation replaces the penalty term with a hard bound: </w:t>
      </w:r>
      <w:proofErr w:type="spellStart"/>
      <w:r>
        <w:t>sum_i</w:t>
      </w:r>
      <w:proofErr w:type="spellEnd"/>
      <w:r>
        <w:t xml:space="preserve"> (</w:t>
      </w:r>
      <w:proofErr w:type="spellStart"/>
      <w:r>
        <w:t>v_i</w:t>
      </w:r>
      <w:proofErr w:type="spellEnd"/>
      <w:r>
        <w:t xml:space="preserve">^+ + </w:t>
      </w:r>
      <w:proofErr w:type="spellStart"/>
      <w:r>
        <w:t>v_i</w:t>
      </w:r>
      <w:proofErr w:type="spellEnd"/>
      <w:r>
        <w:t xml:space="preserve">^-) &lt;= τ. Both are linear in all decision variables and implementable with </w:t>
      </w:r>
      <w:proofErr w:type="spellStart"/>
      <w:proofErr w:type="gramStart"/>
      <w:r>
        <w:t>scipy.optimize</w:t>
      </w:r>
      <w:proofErr w:type="gramEnd"/>
      <w:r>
        <w:t>.linprog</w:t>
      </w:r>
      <w:proofErr w:type="spellEnd"/>
      <w:r>
        <w:t>.</w:t>
      </w:r>
    </w:p>
    <w:p w14:paraId="4D1F5C3C" w14:textId="77777777" w:rsidR="0021263D" w:rsidRDefault="00000000">
      <w:pPr>
        <w:spacing w:before="240" w:after="240" w:line="480" w:lineRule="auto"/>
        <w:jc w:val="center"/>
      </w:pPr>
      <w:r>
        <w:rPr>
          <w:i/>
          <w:iCs/>
        </w:rPr>
        <w:t>Appendix B: HMM Feature Construction</w:t>
      </w:r>
    </w:p>
    <w:p w14:paraId="4D1F5C3D" w14:textId="77777777" w:rsidR="0021263D" w:rsidRDefault="00000000">
      <w:pPr>
        <w:spacing w:line="280" w:lineRule="atLeast"/>
        <w:ind w:left="2608" w:firstLine="425"/>
        <w:jc w:val="both"/>
      </w:pPr>
      <w:r>
        <w:t xml:space="preserve">All eight HMM features are computed as 52-week rolling z-scores of their underlying macro-financial time series. For a series </w:t>
      </w:r>
      <w:proofErr w:type="spellStart"/>
      <w:r>
        <w:t>x_t</w:t>
      </w:r>
      <w:proofErr w:type="spellEnd"/>
      <w:r>
        <w:t xml:space="preserve">, the z-score at week t is </w:t>
      </w:r>
      <w:proofErr w:type="spellStart"/>
      <w:r>
        <w:t>z_t</w:t>
      </w:r>
      <w:proofErr w:type="spellEnd"/>
      <w:r>
        <w:t xml:space="preserve"> = (</w:t>
      </w:r>
      <w:proofErr w:type="spellStart"/>
      <w:r>
        <w:t>x_t</w:t>
      </w:r>
      <w:proofErr w:type="spellEnd"/>
      <w:r>
        <w:t xml:space="preserve"> - </w:t>
      </w:r>
      <w:proofErr w:type="gramStart"/>
      <w:r>
        <w:t>mu_{</w:t>
      </w:r>
      <w:proofErr w:type="gramEnd"/>
      <w:r>
        <w:t>t,</w:t>
      </w:r>
      <w:proofErr w:type="gramStart"/>
      <w:r>
        <w:t>52})</w:t>
      </w:r>
      <w:proofErr w:type="gramEnd"/>
      <w:r>
        <w:t xml:space="preserve"> / </w:t>
      </w:r>
      <w:proofErr w:type="gramStart"/>
      <w:r>
        <w:t>sigma_{</w:t>
      </w:r>
      <w:proofErr w:type="gramEnd"/>
      <w:r>
        <w:t>t,</w:t>
      </w:r>
      <w:proofErr w:type="gramStart"/>
      <w:r>
        <w:t>52},</w:t>
      </w:r>
      <w:proofErr w:type="gramEnd"/>
      <w:r>
        <w:t xml:space="preserve"> where mu and sigma are the sample mean and standard deviation of the preceding 52 weeks (excluding the current observation). Features with fewer than 52 observations of history receive a </w:t>
      </w:r>
      <w:proofErr w:type="spellStart"/>
      <w:r>
        <w:t>NaN</w:t>
      </w:r>
      <w:proofErr w:type="spellEnd"/>
      <w:r>
        <w:t xml:space="preserve"> assignment and are excluded from that week's training sample.</w:t>
      </w:r>
    </w:p>
    <w:p w14:paraId="4D1F5C3E" w14:textId="77777777" w:rsidR="0021263D" w:rsidRDefault="00000000">
      <w:pPr>
        <w:spacing w:before="240" w:after="240" w:line="480" w:lineRule="auto"/>
        <w:jc w:val="center"/>
      </w:pPr>
      <w:r>
        <w:rPr>
          <w:i/>
          <w:iCs/>
        </w:rPr>
        <w:t>Appendix C: Regime-Constrained CVaR, Constraint Map</w:t>
      </w:r>
    </w:p>
    <w:p w14:paraId="4D1F5C3F" w14:textId="77777777" w:rsidR="0021263D" w:rsidRDefault="00000000">
      <w:pPr>
        <w:spacing w:line="280" w:lineRule="atLeast"/>
        <w:ind w:left="2608" w:firstLine="425"/>
        <w:jc w:val="both"/>
      </w:pPr>
      <w:r>
        <w:t>Equity assets are the six European equity indices. Defensive assets are gold, Bloomberg Commodity Index, and Brent crude oil. The regime-specific constraint bands are as follows: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6"/>
        <w:gridCol w:w="2013"/>
        <w:gridCol w:w="2236"/>
        <w:gridCol w:w="3981"/>
      </w:tblGrid>
      <w:tr w:rsidR="0021263D" w14:paraId="4D1F5C44" w14:textId="77777777">
        <w:tblPrEx>
          <w:tblCellMar>
            <w:top w:w="0" w:type="dxa"/>
            <w:bottom w:w="0" w:type="dxa"/>
          </w:tblCellMar>
        </w:tblPrEx>
        <w:trPr>
          <w:tblHeader/>
        </w:trPr>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40" w14:textId="77777777" w:rsidR="0021263D" w:rsidRDefault="00000000">
            <w:r>
              <w:rPr>
                <w:b/>
                <w:bCs/>
              </w:rPr>
              <w:t>State</w:t>
            </w:r>
          </w:p>
        </w:tc>
        <w:tc>
          <w:tcPr>
            <w:tcW w:w="18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41" w14:textId="77777777" w:rsidR="0021263D" w:rsidRDefault="00000000">
            <w:r>
              <w:rPr>
                <w:b/>
                <w:bCs/>
              </w:rPr>
              <w:t>Label</w:t>
            </w:r>
          </w:p>
        </w:tc>
        <w:tc>
          <w:tcPr>
            <w:tcW w:w="2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42" w14:textId="77777777" w:rsidR="0021263D" w:rsidRDefault="00000000">
            <w:pPr>
              <w:jc w:val="right"/>
            </w:pPr>
            <w:r>
              <w:rPr>
                <w:b/>
                <w:bCs/>
              </w:rPr>
              <w:t>Max Equity (sum)</w:t>
            </w:r>
          </w:p>
        </w:tc>
        <w:tc>
          <w:tcPr>
            <w:tcW w:w="35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43" w14:textId="77777777" w:rsidR="0021263D" w:rsidRDefault="00000000">
            <w:pPr>
              <w:jc w:val="right"/>
            </w:pPr>
            <w:r>
              <w:rPr>
                <w:b/>
                <w:bCs/>
              </w:rPr>
              <w:t>Min Defensive (sum)</w:t>
            </w:r>
          </w:p>
        </w:tc>
      </w:tr>
      <w:tr w:rsidR="0021263D" w14:paraId="4D1F5C49"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C45" w14:textId="77777777" w:rsidR="0021263D" w:rsidRDefault="00000000">
            <w:r>
              <w:t>0</w:t>
            </w:r>
          </w:p>
        </w:tc>
        <w:tc>
          <w:tcPr>
            <w:tcW w:w="1800" w:type="dxa"/>
            <w:tcBorders>
              <w:top w:val="nil"/>
              <w:left w:val="nil"/>
              <w:bottom w:val="nil"/>
              <w:right w:val="nil"/>
            </w:tcBorders>
            <w:tcMar>
              <w:top w:w="60" w:type="dxa"/>
              <w:left w:w="80" w:type="dxa"/>
              <w:bottom w:w="60" w:type="dxa"/>
              <w:right w:w="80" w:type="dxa"/>
            </w:tcMar>
            <w:vAlign w:val="center"/>
          </w:tcPr>
          <w:p w14:paraId="4D1F5C46" w14:textId="77777777" w:rsidR="0021263D" w:rsidRDefault="00000000">
            <w:r>
              <w:t>Low-vol / Subdued</w:t>
            </w:r>
          </w:p>
        </w:tc>
        <w:tc>
          <w:tcPr>
            <w:tcW w:w="2000" w:type="dxa"/>
            <w:tcBorders>
              <w:top w:val="nil"/>
              <w:left w:val="nil"/>
              <w:bottom w:val="nil"/>
              <w:right w:val="nil"/>
            </w:tcBorders>
            <w:tcMar>
              <w:top w:w="60" w:type="dxa"/>
              <w:left w:w="80" w:type="dxa"/>
              <w:bottom w:w="60" w:type="dxa"/>
              <w:right w:w="80" w:type="dxa"/>
            </w:tcMar>
            <w:vAlign w:val="center"/>
          </w:tcPr>
          <w:p w14:paraId="4D1F5C47" w14:textId="77777777" w:rsidR="0021263D" w:rsidRDefault="00000000">
            <w:pPr>
              <w:jc w:val="right"/>
            </w:pPr>
            <w:r>
              <w:t>65%</w:t>
            </w:r>
          </w:p>
        </w:tc>
        <w:tc>
          <w:tcPr>
            <w:tcW w:w="3560" w:type="dxa"/>
            <w:tcBorders>
              <w:top w:val="nil"/>
              <w:left w:val="nil"/>
              <w:bottom w:val="nil"/>
              <w:right w:val="nil"/>
            </w:tcBorders>
            <w:tcMar>
              <w:top w:w="60" w:type="dxa"/>
              <w:left w:w="80" w:type="dxa"/>
              <w:bottom w:w="60" w:type="dxa"/>
              <w:right w:w="80" w:type="dxa"/>
            </w:tcMar>
            <w:vAlign w:val="center"/>
          </w:tcPr>
          <w:p w14:paraId="4D1F5C48" w14:textId="77777777" w:rsidR="0021263D" w:rsidRDefault="00000000">
            <w:pPr>
              <w:jc w:val="right"/>
            </w:pPr>
            <w:r>
              <w:t>15%</w:t>
            </w:r>
          </w:p>
        </w:tc>
      </w:tr>
      <w:tr w:rsidR="0021263D" w14:paraId="4D1F5C4E"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C4A" w14:textId="77777777" w:rsidR="0021263D" w:rsidRDefault="00000000">
            <w:r>
              <w:t>1</w:t>
            </w:r>
          </w:p>
        </w:tc>
        <w:tc>
          <w:tcPr>
            <w:tcW w:w="1800" w:type="dxa"/>
            <w:tcBorders>
              <w:top w:val="nil"/>
              <w:left w:val="nil"/>
              <w:bottom w:val="nil"/>
              <w:right w:val="nil"/>
            </w:tcBorders>
            <w:tcMar>
              <w:top w:w="60" w:type="dxa"/>
              <w:left w:w="80" w:type="dxa"/>
              <w:bottom w:w="60" w:type="dxa"/>
              <w:right w:w="80" w:type="dxa"/>
            </w:tcMar>
            <w:vAlign w:val="center"/>
          </w:tcPr>
          <w:p w14:paraId="4D1F5C4B" w14:textId="77777777" w:rsidR="0021263D" w:rsidRDefault="00000000">
            <w:r>
              <w:t>Risk-on / Expansion</w:t>
            </w:r>
          </w:p>
        </w:tc>
        <w:tc>
          <w:tcPr>
            <w:tcW w:w="2000" w:type="dxa"/>
            <w:tcBorders>
              <w:top w:val="nil"/>
              <w:left w:val="nil"/>
              <w:bottom w:val="nil"/>
              <w:right w:val="nil"/>
            </w:tcBorders>
            <w:tcMar>
              <w:top w:w="60" w:type="dxa"/>
              <w:left w:w="80" w:type="dxa"/>
              <w:bottom w:w="60" w:type="dxa"/>
              <w:right w:w="80" w:type="dxa"/>
            </w:tcMar>
            <w:vAlign w:val="center"/>
          </w:tcPr>
          <w:p w14:paraId="4D1F5C4C" w14:textId="77777777" w:rsidR="0021263D" w:rsidRDefault="00000000">
            <w:pPr>
              <w:jc w:val="right"/>
            </w:pPr>
            <w:r>
              <w:t>75%</w:t>
            </w:r>
          </w:p>
        </w:tc>
        <w:tc>
          <w:tcPr>
            <w:tcW w:w="3560" w:type="dxa"/>
            <w:tcBorders>
              <w:top w:val="nil"/>
              <w:left w:val="nil"/>
              <w:bottom w:val="nil"/>
              <w:right w:val="nil"/>
            </w:tcBorders>
            <w:tcMar>
              <w:top w:w="60" w:type="dxa"/>
              <w:left w:w="80" w:type="dxa"/>
              <w:bottom w:w="60" w:type="dxa"/>
              <w:right w:w="80" w:type="dxa"/>
            </w:tcMar>
            <w:vAlign w:val="center"/>
          </w:tcPr>
          <w:p w14:paraId="4D1F5C4D" w14:textId="77777777" w:rsidR="0021263D" w:rsidRDefault="00000000">
            <w:pPr>
              <w:jc w:val="right"/>
            </w:pPr>
            <w:r>
              <w:t>10%</w:t>
            </w:r>
          </w:p>
        </w:tc>
      </w:tr>
      <w:tr w:rsidR="0021263D" w14:paraId="4D1F5C53" w14:textId="77777777">
        <w:tblPrEx>
          <w:tblCellMar>
            <w:top w:w="0" w:type="dxa"/>
            <w:bottom w:w="0" w:type="dxa"/>
          </w:tblCellMar>
        </w:tblPrEx>
        <w:tc>
          <w:tcPr>
            <w:tcW w:w="2000" w:type="dxa"/>
            <w:tcBorders>
              <w:top w:val="nil"/>
              <w:left w:val="nil"/>
              <w:bottom w:val="nil"/>
              <w:right w:val="nil"/>
            </w:tcBorders>
            <w:tcMar>
              <w:top w:w="60" w:type="dxa"/>
              <w:left w:w="80" w:type="dxa"/>
              <w:bottom w:w="60" w:type="dxa"/>
              <w:right w:w="80" w:type="dxa"/>
            </w:tcMar>
            <w:vAlign w:val="center"/>
          </w:tcPr>
          <w:p w14:paraId="4D1F5C4F" w14:textId="77777777" w:rsidR="0021263D" w:rsidRDefault="00000000">
            <w:r>
              <w:t>2</w:t>
            </w:r>
          </w:p>
        </w:tc>
        <w:tc>
          <w:tcPr>
            <w:tcW w:w="1800" w:type="dxa"/>
            <w:tcBorders>
              <w:top w:val="nil"/>
              <w:left w:val="nil"/>
              <w:bottom w:val="nil"/>
              <w:right w:val="nil"/>
            </w:tcBorders>
            <w:tcMar>
              <w:top w:w="60" w:type="dxa"/>
              <w:left w:w="80" w:type="dxa"/>
              <w:bottom w:w="60" w:type="dxa"/>
              <w:right w:w="80" w:type="dxa"/>
            </w:tcMar>
            <w:vAlign w:val="center"/>
          </w:tcPr>
          <w:p w14:paraId="4D1F5C50" w14:textId="77777777" w:rsidR="0021263D" w:rsidRDefault="00000000">
            <w:r>
              <w:t>Neutral / Moderate</w:t>
            </w:r>
          </w:p>
        </w:tc>
        <w:tc>
          <w:tcPr>
            <w:tcW w:w="2000" w:type="dxa"/>
            <w:tcBorders>
              <w:top w:val="nil"/>
              <w:left w:val="nil"/>
              <w:bottom w:val="nil"/>
              <w:right w:val="nil"/>
            </w:tcBorders>
            <w:tcMar>
              <w:top w:w="60" w:type="dxa"/>
              <w:left w:w="80" w:type="dxa"/>
              <w:bottom w:w="60" w:type="dxa"/>
              <w:right w:w="80" w:type="dxa"/>
            </w:tcMar>
            <w:vAlign w:val="center"/>
          </w:tcPr>
          <w:p w14:paraId="4D1F5C51" w14:textId="77777777" w:rsidR="0021263D" w:rsidRDefault="00000000">
            <w:pPr>
              <w:jc w:val="right"/>
            </w:pPr>
            <w:r>
              <w:t>60%</w:t>
            </w:r>
          </w:p>
        </w:tc>
        <w:tc>
          <w:tcPr>
            <w:tcW w:w="3560" w:type="dxa"/>
            <w:tcBorders>
              <w:top w:val="nil"/>
              <w:left w:val="nil"/>
              <w:bottom w:val="nil"/>
              <w:right w:val="nil"/>
            </w:tcBorders>
            <w:tcMar>
              <w:top w:w="60" w:type="dxa"/>
              <w:left w:w="80" w:type="dxa"/>
              <w:bottom w:w="60" w:type="dxa"/>
              <w:right w:w="80" w:type="dxa"/>
            </w:tcMar>
            <w:vAlign w:val="center"/>
          </w:tcPr>
          <w:p w14:paraId="4D1F5C52" w14:textId="77777777" w:rsidR="0021263D" w:rsidRDefault="00000000">
            <w:pPr>
              <w:jc w:val="right"/>
            </w:pPr>
            <w:r>
              <w:t>15%</w:t>
            </w:r>
          </w:p>
        </w:tc>
      </w:tr>
      <w:tr w:rsidR="0021263D" w14:paraId="4D1F5C58" w14:textId="77777777">
        <w:tblPrEx>
          <w:tblCellMar>
            <w:top w:w="0" w:type="dxa"/>
            <w:bottom w:w="0" w:type="dxa"/>
          </w:tblCellMar>
        </w:tblPrEx>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54" w14:textId="77777777" w:rsidR="0021263D" w:rsidRDefault="00000000">
            <w:r>
              <w:t>3</w:t>
            </w:r>
          </w:p>
        </w:tc>
        <w:tc>
          <w:tcPr>
            <w:tcW w:w="18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55" w14:textId="77777777" w:rsidR="0021263D" w:rsidRDefault="00000000">
            <w:proofErr w:type="gramStart"/>
            <w:r>
              <w:t>Elevated-risk</w:t>
            </w:r>
            <w:proofErr w:type="gramEnd"/>
            <w:r>
              <w:t xml:space="preserve"> / Stress</w:t>
            </w:r>
          </w:p>
        </w:tc>
        <w:tc>
          <w:tcPr>
            <w:tcW w:w="2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56" w14:textId="77777777" w:rsidR="0021263D" w:rsidRDefault="00000000">
            <w:pPr>
              <w:jc w:val="right"/>
            </w:pPr>
            <w:r>
              <w:t>45%</w:t>
            </w:r>
          </w:p>
        </w:tc>
        <w:tc>
          <w:tcPr>
            <w:tcW w:w="35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57" w14:textId="77777777" w:rsidR="0021263D" w:rsidRDefault="00000000">
            <w:pPr>
              <w:jc w:val="right"/>
            </w:pPr>
            <w:r>
              <w:t>30%</w:t>
            </w:r>
          </w:p>
        </w:tc>
      </w:tr>
    </w:tbl>
    <w:p w14:paraId="4D1F5C59" w14:textId="77777777" w:rsidR="0021263D" w:rsidRDefault="00000000">
      <w:pPr>
        <w:spacing w:before="240" w:after="240" w:line="480" w:lineRule="auto"/>
        <w:jc w:val="center"/>
      </w:pPr>
      <w:r>
        <w:rPr>
          <w:i/>
          <w:iCs/>
        </w:rPr>
        <w:t>Appendix D: Data Sources and Series Details</w:t>
      </w:r>
    </w:p>
    <w:p w14:paraId="4D1F5C5A" w14:textId="77777777" w:rsidR="0021263D" w:rsidRDefault="00000000">
      <w:pPr>
        <w:spacing w:line="280" w:lineRule="atLeast"/>
        <w:ind w:left="2608" w:firstLine="425"/>
        <w:jc w:val="both"/>
      </w:pPr>
      <w:r>
        <w:t>All price series are sourced from LSEG Workspace (Refinitiv) as weekly Friday-close values unless noted. EURIBOR 3M is sourced from the ECB Statistical Data Warehouse. Eurozone Economic Sentiment Indicator is published monthly by the European Commission and interpolated to weekly frequency. HICP data are sourced from Eurostat. The Italy government bond series (</w:t>
      </w:r>
      <w:proofErr w:type="gramStart"/>
      <w:r>
        <w:t>RIC .FTIT</w:t>
      </w:r>
      <w:proofErr w:type="gramEnd"/>
      <w:r>
        <w:t>_TSYUSDT) is denominated in EUR via LSEG currency conversion; the LSEG metadata field "Currency Conversion: EUR" confirms EUR delivery. All series are expressed in or converted to euros prior to return computation.</w:t>
      </w:r>
    </w:p>
    <w:p w14:paraId="4D1F5C5B" w14:textId="77777777" w:rsidR="0021263D" w:rsidRDefault="00000000">
      <w:pPr>
        <w:spacing w:before="240" w:after="240" w:line="480" w:lineRule="auto"/>
        <w:jc w:val="center"/>
      </w:pPr>
      <w:r>
        <w:rPr>
          <w:i/>
          <w:iCs/>
        </w:rPr>
        <w:lastRenderedPageBreak/>
        <w:t>Appendix E: Reproducibility</w:t>
      </w:r>
    </w:p>
    <w:p w14:paraId="4D1F5C5C" w14:textId="77777777" w:rsidR="0021263D" w:rsidRDefault="00000000">
      <w:pPr>
        <w:spacing w:line="280" w:lineRule="atLeast"/>
        <w:ind w:left="2608" w:firstLine="425"/>
        <w:jc w:val="both"/>
      </w:pPr>
      <w:r>
        <w:t xml:space="preserve">All results are generated from a Python codebase (Python 3.11, </w:t>
      </w:r>
      <w:proofErr w:type="spellStart"/>
      <w:r>
        <w:t>hmmlearn</w:t>
      </w:r>
      <w:proofErr w:type="spellEnd"/>
      <w:r>
        <w:t xml:space="preserve"> 0.3.2, </w:t>
      </w:r>
      <w:proofErr w:type="spellStart"/>
      <w:r>
        <w:t>scipy</w:t>
      </w:r>
      <w:proofErr w:type="spellEnd"/>
      <w:r>
        <w:t xml:space="preserve"> 1.13, scikit-learn 1.5, pandas 2.2). The canonical run order is: (1) data pipeline and validation, (2) walk-forward HMM regime estimation, (3) Panel A </w:t>
      </w:r>
      <w:proofErr w:type="spellStart"/>
      <w:r>
        <w:t>backtest</w:t>
      </w:r>
      <w:proofErr w:type="spellEnd"/>
      <w:r>
        <w:t xml:space="preserve">, (4) Panel B </w:t>
      </w:r>
      <w:proofErr w:type="spellStart"/>
      <w:r>
        <w:t>backtest</w:t>
      </w:r>
      <w:proofErr w:type="spellEnd"/>
      <w:r>
        <w:t>, (5) statistical tests, (6) robustness checks (scripts 10 to 15), (7) FI-expanded universe (scripts 16 to 18). Random seeds are fixed (</w:t>
      </w:r>
      <w:proofErr w:type="spellStart"/>
      <w:r>
        <w:t>numpy</w:t>
      </w:r>
      <w:proofErr w:type="spellEnd"/>
      <w:r>
        <w:t xml:space="preserve"> seed = 42); HMM initialization uses 15 restarts with fixed seed. Raw LSEG source files are subject to data licensing restrictions and cannot be publicly shared; processed parquet files should be treated with equivalent care.</w:t>
      </w:r>
    </w:p>
    <w:p w14:paraId="4D1F5C5D" w14:textId="77777777" w:rsidR="0021263D" w:rsidRDefault="00000000">
      <w:pPr>
        <w:spacing w:before="240" w:after="240" w:line="480" w:lineRule="auto"/>
        <w:jc w:val="center"/>
      </w:pPr>
      <w:r>
        <w:rPr>
          <w:i/>
          <w:iCs/>
        </w:rPr>
        <w:t>Appendix F: Asset Return Descriptive Statistics and Correlations</w:t>
      </w:r>
    </w:p>
    <w:p w14:paraId="4D1F5C5E" w14:textId="77777777" w:rsidR="0021263D" w:rsidRDefault="00000000">
      <w:pPr>
        <w:spacing w:line="280" w:lineRule="atLeast"/>
        <w:ind w:left="2608" w:firstLine="425"/>
        <w:jc w:val="both"/>
      </w:pPr>
      <w:r>
        <w:t xml:space="preserve">Table F.1 reports annualized summary statistics for the ten risky assets in the baseline investable universe. Statistics are computed from weekly simple returns over January 2000 to April 2026 (approximately 1,370 weekly observations). CAGR and volatility are annualized by factors of 52 and </w:t>
      </w:r>
      <w:proofErr w:type="gramStart"/>
      <w:r>
        <w:t>sqrt(</w:t>
      </w:r>
      <w:proofErr w:type="gramEnd"/>
      <w:r>
        <w:t xml:space="preserve">52), respectively. Excess kurtosis is reported relative to the normal distribution (kurtosis = 0 for normal). </w:t>
      </w:r>
      <w:proofErr w:type="spellStart"/>
      <w:r>
        <w:t>MaxDD</w:t>
      </w:r>
      <w:proofErr w:type="spellEnd"/>
      <w:r>
        <w:t xml:space="preserve"> is peak-to-trough drawdown over the full sample. All six European equity indices exhibit negative skewness and excess kurtosis consistent with fat-tailed return distributions. Brent crude oil has the highest volatility (35.95%) and the most extreme kurtosis (9.51), reflecting periodic supply-shock spikes. Gold and Bloomberg Commodity exhibit near-zero skewness, consistent with their role as diversifying assets in the CVaR LP.</w:t>
      </w:r>
    </w:p>
    <w:p w14:paraId="4D1F5C5F" w14:textId="77777777" w:rsidR="0021263D" w:rsidRDefault="00000000">
      <w:pPr>
        <w:keepNext/>
        <w:spacing w:before="240" w:after="120" w:line="280" w:lineRule="atLeast"/>
        <w:ind w:left="2608"/>
        <w:jc w:val="both"/>
      </w:pPr>
      <w:r>
        <w:rPr>
          <w:sz w:val="18"/>
          <w:szCs w:val="18"/>
        </w:rPr>
        <w:t>Table A1. Descriptive Statistics: Risky Asset Returns, January 2000 to April 2026</w:t>
      </w:r>
    </w:p>
    <w:p w14:paraId="4D1F5C60" w14:textId="77777777" w:rsidR="0021263D" w:rsidRDefault="00000000">
      <w:pPr>
        <w:keepNext/>
        <w:spacing w:after="60" w:line="260" w:lineRule="atLeast"/>
        <w:ind w:left="2608"/>
        <w:jc w:val="both"/>
      </w:pPr>
      <w:r>
        <w:rPr>
          <w:sz w:val="16"/>
          <w:szCs w:val="16"/>
        </w:rPr>
        <w:t xml:space="preserve">Weekly simple returns, approximately 1,370 observations. CAGR = compound annual growth rate (weekly compounding, factor 52). Vol = annualized standard deviation (* </w:t>
      </w:r>
      <w:proofErr w:type="gramStart"/>
      <w:r>
        <w:rPr>
          <w:sz w:val="16"/>
          <w:szCs w:val="16"/>
        </w:rPr>
        <w:t>sqrt(</w:t>
      </w:r>
      <w:proofErr w:type="gramEnd"/>
      <w:r>
        <w:rPr>
          <w:sz w:val="16"/>
          <w:szCs w:val="16"/>
        </w:rPr>
        <w:t xml:space="preserve">52)). Skewness and excess kurtosis computed from weekly return distribution. </w:t>
      </w:r>
      <w:proofErr w:type="spellStart"/>
      <w:r>
        <w:rPr>
          <w:sz w:val="16"/>
          <w:szCs w:val="16"/>
        </w:rPr>
        <w:t>MaxDD</w:t>
      </w:r>
      <w:proofErr w:type="spellEnd"/>
      <w:r>
        <w:rPr>
          <w:sz w:val="16"/>
          <w:szCs w:val="16"/>
        </w:rPr>
        <w:t xml:space="preserve"> = peak-to-trough maximum drawdown over full sample. Annualization factor: 52 weeks per year.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1388"/>
        <w:gridCol w:w="1249"/>
        <w:gridCol w:w="1486"/>
        <w:gridCol w:w="1249"/>
        <w:gridCol w:w="1486"/>
      </w:tblGrid>
      <w:tr w:rsidR="0021263D" w14:paraId="4D1F5C67" w14:textId="77777777">
        <w:tblPrEx>
          <w:tblCellMar>
            <w:top w:w="0" w:type="dxa"/>
            <w:bottom w:w="0" w:type="dxa"/>
          </w:tblCellMar>
        </w:tblPrEx>
        <w:trPr>
          <w:tblHeader/>
        </w:trPr>
        <w:tc>
          <w:tcPr>
            <w:tcW w:w="2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1" w14:textId="77777777" w:rsidR="0021263D" w:rsidRDefault="00000000">
            <w:r>
              <w:rPr>
                <w:b/>
                <w:bCs/>
              </w:rPr>
              <w:t>Asset</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2" w14:textId="77777777" w:rsidR="0021263D" w:rsidRDefault="00000000">
            <w:pPr>
              <w:jc w:val="right"/>
            </w:pPr>
            <w:r>
              <w:rPr>
                <w:b/>
                <w:bCs/>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3" w14:textId="77777777" w:rsidR="0021263D" w:rsidRDefault="00000000">
            <w:pPr>
              <w:jc w:val="right"/>
            </w:pPr>
            <w:r>
              <w:rPr>
                <w:b/>
                <w:bCs/>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4" w14:textId="77777777" w:rsidR="0021263D" w:rsidRDefault="00000000">
            <w:pPr>
              <w:jc w:val="right"/>
            </w:pPr>
            <w:r>
              <w:rPr>
                <w:b/>
                <w:bCs/>
              </w:rPr>
              <w:t>Skewness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5" w14:textId="77777777" w:rsidR="0021263D" w:rsidRDefault="00000000">
            <w:pPr>
              <w:jc w:val="right"/>
            </w:pPr>
            <w:r>
              <w:rPr>
                <w:b/>
                <w:bCs/>
              </w:rPr>
              <w:t>Ex. Kurt</w:t>
            </w:r>
          </w:p>
        </w:tc>
        <w:tc>
          <w:tcPr>
            <w:tcW w:w="10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66" w14:textId="77777777" w:rsidR="0021263D" w:rsidRDefault="00000000">
            <w:pPr>
              <w:jc w:val="right"/>
            </w:pPr>
            <w:proofErr w:type="spellStart"/>
            <w:r>
              <w:rPr>
                <w:b/>
                <w:bCs/>
              </w:rPr>
              <w:t>MaxDD</w:t>
            </w:r>
            <w:proofErr w:type="spellEnd"/>
            <w:r>
              <w:rPr>
                <w:b/>
                <w:bCs/>
              </w:rPr>
              <w:t>%</w:t>
            </w:r>
          </w:p>
        </w:tc>
      </w:tr>
      <w:tr w:rsidR="0021263D" w14:paraId="4D1F5C6E"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68" w14:textId="77777777" w:rsidR="0021263D" w:rsidRDefault="00000000">
            <w:r>
              <w:t>Bloomberg Commodity</w:t>
            </w:r>
          </w:p>
        </w:tc>
        <w:tc>
          <w:tcPr>
            <w:tcW w:w="1000" w:type="dxa"/>
            <w:tcBorders>
              <w:top w:val="nil"/>
              <w:left w:val="nil"/>
              <w:bottom w:val="nil"/>
              <w:right w:val="nil"/>
            </w:tcBorders>
            <w:tcMar>
              <w:top w:w="60" w:type="dxa"/>
              <w:left w:w="80" w:type="dxa"/>
              <w:bottom w:w="60" w:type="dxa"/>
              <w:right w:w="80" w:type="dxa"/>
            </w:tcMar>
            <w:vAlign w:val="center"/>
          </w:tcPr>
          <w:p w14:paraId="4D1F5C69" w14:textId="77777777" w:rsidR="0021263D" w:rsidRDefault="00000000">
            <w:pPr>
              <w:jc w:val="right"/>
            </w:pPr>
            <w:r>
              <w:t>2.25</w:t>
            </w:r>
          </w:p>
        </w:tc>
        <w:tc>
          <w:tcPr>
            <w:tcW w:w="900" w:type="dxa"/>
            <w:tcBorders>
              <w:top w:val="nil"/>
              <w:left w:val="nil"/>
              <w:bottom w:val="nil"/>
              <w:right w:val="nil"/>
            </w:tcBorders>
            <w:tcMar>
              <w:top w:w="60" w:type="dxa"/>
              <w:left w:w="80" w:type="dxa"/>
              <w:bottom w:w="60" w:type="dxa"/>
              <w:right w:w="80" w:type="dxa"/>
            </w:tcMar>
            <w:vAlign w:val="center"/>
          </w:tcPr>
          <w:p w14:paraId="4D1F5C6A" w14:textId="77777777" w:rsidR="0021263D" w:rsidRDefault="00000000">
            <w:pPr>
              <w:jc w:val="right"/>
            </w:pPr>
            <w:r>
              <w:t>15.44</w:t>
            </w:r>
          </w:p>
        </w:tc>
        <w:tc>
          <w:tcPr>
            <w:tcW w:w="900" w:type="dxa"/>
            <w:tcBorders>
              <w:top w:val="nil"/>
              <w:left w:val="nil"/>
              <w:bottom w:val="nil"/>
              <w:right w:val="nil"/>
            </w:tcBorders>
            <w:tcMar>
              <w:top w:w="60" w:type="dxa"/>
              <w:left w:w="80" w:type="dxa"/>
              <w:bottom w:w="60" w:type="dxa"/>
              <w:right w:w="80" w:type="dxa"/>
            </w:tcMar>
            <w:vAlign w:val="center"/>
          </w:tcPr>
          <w:p w14:paraId="4D1F5C6B" w14:textId="77777777" w:rsidR="0021263D" w:rsidRDefault="00000000">
            <w:pPr>
              <w:jc w:val="right"/>
            </w:pPr>
            <w:r>
              <w:t>-0.10</w:t>
            </w:r>
          </w:p>
        </w:tc>
        <w:tc>
          <w:tcPr>
            <w:tcW w:w="900" w:type="dxa"/>
            <w:tcBorders>
              <w:top w:val="nil"/>
              <w:left w:val="nil"/>
              <w:bottom w:val="nil"/>
              <w:right w:val="nil"/>
            </w:tcBorders>
            <w:tcMar>
              <w:top w:w="60" w:type="dxa"/>
              <w:left w:w="80" w:type="dxa"/>
              <w:bottom w:w="60" w:type="dxa"/>
              <w:right w:w="80" w:type="dxa"/>
            </w:tcMar>
            <w:vAlign w:val="center"/>
          </w:tcPr>
          <w:p w14:paraId="4D1F5C6C" w14:textId="77777777" w:rsidR="0021263D" w:rsidRDefault="00000000">
            <w:pPr>
              <w:jc w:val="right"/>
            </w:pPr>
            <w:r>
              <w:t>5.36</w:t>
            </w:r>
          </w:p>
        </w:tc>
        <w:tc>
          <w:tcPr>
            <w:tcW w:w="1060" w:type="dxa"/>
            <w:tcBorders>
              <w:top w:val="nil"/>
              <w:left w:val="nil"/>
              <w:bottom w:val="nil"/>
              <w:right w:val="nil"/>
            </w:tcBorders>
            <w:tcMar>
              <w:top w:w="60" w:type="dxa"/>
              <w:left w:w="80" w:type="dxa"/>
              <w:bottom w:w="60" w:type="dxa"/>
              <w:right w:w="80" w:type="dxa"/>
            </w:tcMar>
            <w:vAlign w:val="center"/>
          </w:tcPr>
          <w:p w14:paraId="4D1F5C6D" w14:textId="77777777" w:rsidR="0021263D" w:rsidRDefault="00000000">
            <w:pPr>
              <w:jc w:val="right"/>
            </w:pPr>
            <w:r>
              <w:t>-63.6</w:t>
            </w:r>
          </w:p>
        </w:tc>
      </w:tr>
      <w:tr w:rsidR="0021263D" w14:paraId="4D1F5C75"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6F" w14:textId="77777777" w:rsidR="0021263D" w:rsidRDefault="00000000">
            <w:r>
              <w:t>Brent Crude Oil</w:t>
            </w:r>
          </w:p>
        </w:tc>
        <w:tc>
          <w:tcPr>
            <w:tcW w:w="1000" w:type="dxa"/>
            <w:tcBorders>
              <w:top w:val="nil"/>
              <w:left w:val="nil"/>
              <w:bottom w:val="nil"/>
              <w:right w:val="nil"/>
            </w:tcBorders>
            <w:tcMar>
              <w:top w:w="60" w:type="dxa"/>
              <w:left w:w="80" w:type="dxa"/>
              <w:bottom w:w="60" w:type="dxa"/>
              <w:right w:w="80" w:type="dxa"/>
            </w:tcMar>
            <w:vAlign w:val="center"/>
          </w:tcPr>
          <w:p w14:paraId="4D1F5C70" w14:textId="77777777" w:rsidR="0021263D" w:rsidRDefault="00000000">
            <w:pPr>
              <w:jc w:val="right"/>
            </w:pPr>
            <w:r>
              <w:t>12.22</w:t>
            </w:r>
          </w:p>
        </w:tc>
        <w:tc>
          <w:tcPr>
            <w:tcW w:w="900" w:type="dxa"/>
            <w:tcBorders>
              <w:top w:val="nil"/>
              <w:left w:val="nil"/>
              <w:bottom w:val="nil"/>
              <w:right w:val="nil"/>
            </w:tcBorders>
            <w:tcMar>
              <w:top w:w="60" w:type="dxa"/>
              <w:left w:w="80" w:type="dxa"/>
              <w:bottom w:w="60" w:type="dxa"/>
              <w:right w:w="80" w:type="dxa"/>
            </w:tcMar>
            <w:vAlign w:val="center"/>
          </w:tcPr>
          <w:p w14:paraId="4D1F5C71" w14:textId="77777777" w:rsidR="0021263D" w:rsidRDefault="00000000">
            <w:pPr>
              <w:jc w:val="right"/>
            </w:pPr>
            <w:r>
              <w:t>35.95</w:t>
            </w:r>
          </w:p>
        </w:tc>
        <w:tc>
          <w:tcPr>
            <w:tcW w:w="900" w:type="dxa"/>
            <w:tcBorders>
              <w:top w:val="nil"/>
              <w:left w:val="nil"/>
              <w:bottom w:val="nil"/>
              <w:right w:val="nil"/>
            </w:tcBorders>
            <w:tcMar>
              <w:top w:w="60" w:type="dxa"/>
              <w:left w:w="80" w:type="dxa"/>
              <w:bottom w:w="60" w:type="dxa"/>
              <w:right w:w="80" w:type="dxa"/>
            </w:tcMar>
            <w:vAlign w:val="center"/>
          </w:tcPr>
          <w:p w14:paraId="4D1F5C72" w14:textId="77777777" w:rsidR="0021263D" w:rsidRDefault="00000000">
            <w:pPr>
              <w:jc w:val="right"/>
            </w:pPr>
            <w:r>
              <w:t>+0.26</w:t>
            </w:r>
          </w:p>
        </w:tc>
        <w:tc>
          <w:tcPr>
            <w:tcW w:w="900" w:type="dxa"/>
            <w:tcBorders>
              <w:top w:val="nil"/>
              <w:left w:val="nil"/>
              <w:bottom w:val="nil"/>
              <w:right w:val="nil"/>
            </w:tcBorders>
            <w:tcMar>
              <w:top w:w="60" w:type="dxa"/>
              <w:left w:w="80" w:type="dxa"/>
              <w:bottom w:w="60" w:type="dxa"/>
              <w:right w:w="80" w:type="dxa"/>
            </w:tcMar>
            <w:vAlign w:val="center"/>
          </w:tcPr>
          <w:p w14:paraId="4D1F5C73" w14:textId="77777777" w:rsidR="0021263D" w:rsidRDefault="00000000">
            <w:pPr>
              <w:jc w:val="right"/>
            </w:pPr>
            <w:r>
              <w:t>9.51</w:t>
            </w:r>
          </w:p>
        </w:tc>
        <w:tc>
          <w:tcPr>
            <w:tcW w:w="1060" w:type="dxa"/>
            <w:tcBorders>
              <w:top w:val="nil"/>
              <w:left w:val="nil"/>
              <w:bottom w:val="nil"/>
              <w:right w:val="nil"/>
            </w:tcBorders>
            <w:tcMar>
              <w:top w:w="60" w:type="dxa"/>
              <w:left w:w="80" w:type="dxa"/>
              <w:bottom w:w="60" w:type="dxa"/>
              <w:right w:w="80" w:type="dxa"/>
            </w:tcMar>
            <w:vAlign w:val="center"/>
          </w:tcPr>
          <w:p w14:paraId="4D1F5C74" w14:textId="77777777" w:rsidR="0021263D" w:rsidRDefault="00000000">
            <w:pPr>
              <w:jc w:val="right"/>
            </w:pPr>
            <w:r>
              <w:t>-79.4</w:t>
            </w:r>
          </w:p>
        </w:tc>
      </w:tr>
      <w:tr w:rsidR="0021263D" w14:paraId="4D1F5C7C"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76" w14:textId="77777777" w:rsidR="0021263D" w:rsidRDefault="00000000">
            <w:r>
              <w:t>Gold</w:t>
            </w:r>
          </w:p>
        </w:tc>
        <w:tc>
          <w:tcPr>
            <w:tcW w:w="1000" w:type="dxa"/>
            <w:tcBorders>
              <w:top w:val="nil"/>
              <w:left w:val="nil"/>
              <w:bottom w:val="nil"/>
              <w:right w:val="nil"/>
            </w:tcBorders>
            <w:tcMar>
              <w:top w:w="60" w:type="dxa"/>
              <w:left w:w="80" w:type="dxa"/>
              <w:bottom w:w="60" w:type="dxa"/>
              <w:right w:w="80" w:type="dxa"/>
            </w:tcMar>
            <w:vAlign w:val="center"/>
          </w:tcPr>
          <w:p w14:paraId="4D1F5C77" w14:textId="77777777" w:rsidR="0021263D" w:rsidRDefault="00000000">
            <w:pPr>
              <w:jc w:val="right"/>
            </w:pPr>
            <w:r>
              <w:t>12.08</w:t>
            </w:r>
          </w:p>
        </w:tc>
        <w:tc>
          <w:tcPr>
            <w:tcW w:w="900" w:type="dxa"/>
            <w:tcBorders>
              <w:top w:val="nil"/>
              <w:left w:val="nil"/>
              <w:bottom w:val="nil"/>
              <w:right w:val="nil"/>
            </w:tcBorders>
            <w:tcMar>
              <w:top w:w="60" w:type="dxa"/>
              <w:left w:w="80" w:type="dxa"/>
              <w:bottom w:w="60" w:type="dxa"/>
              <w:right w:w="80" w:type="dxa"/>
            </w:tcMar>
            <w:vAlign w:val="center"/>
          </w:tcPr>
          <w:p w14:paraId="4D1F5C78" w14:textId="77777777" w:rsidR="0021263D" w:rsidRDefault="00000000">
            <w:pPr>
              <w:jc w:val="right"/>
            </w:pPr>
            <w:r>
              <w:t>16.77</w:t>
            </w:r>
          </w:p>
        </w:tc>
        <w:tc>
          <w:tcPr>
            <w:tcW w:w="900" w:type="dxa"/>
            <w:tcBorders>
              <w:top w:val="nil"/>
              <w:left w:val="nil"/>
              <w:bottom w:val="nil"/>
              <w:right w:val="nil"/>
            </w:tcBorders>
            <w:tcMar>
              <w:top w:w="60" w:type="dxa"/>
              <w:left w:w="80" w:type="dxa"/>
              <w:bottom w:w="60" w:type="dxa"/>
              <w:right w:w="80" w:type="dxa"/>
            </w:tcMar>
            <w:vAlign w:val="center"/>
          </w:tcPr>
          <w:p w14:paraId="4D1F5C79" w14:textId="77777777" w:rsidR="0021263D" w:rsidRDefault="00000000">
            <w:pPr>
              <w:jc w:val="right"/>
            </w:pPr>
            <w:r>
              <w:t>-0.06</w:t>
            </w:r>
          </w:p>
        </w:tc>
        <w:tc>
          <w:tcPr>
            <w:tcW w:w="900" w:type="dxa"/>
            <w:tcBorders>
              <w:top w:val="nil"/>
              <w:left w:val="nil"/>
              <w:bottom w:val="nil"/>
              <w:right w:val="nil"/>
            </w:tcBorders>
            <w:tcMar>
              <w:top w:w="60" w:type="dxa"/>
              <w:left w:w="80" w:type="dxa"/>
              <w:bottom w:w="60" w:type="dxa"/>
              <w:right w:w="80" w:type="dxa"/>
            </w:tcMar>
            <w:vAlign w:val="center"/>
          </w:tcPr>
          <w:p w14:paraId="4D1F5C7A" w14:textId="77777777" w:rsidR="0021263D" w:rsidRDefault="00000000">
            <w:pPr>
              <w:jc w:val="right"/>
            </w:pPr>
            <w:r>
              <w:t>5.33</w:t>
            </w:r>
          </w:p>
        </w:tc>
        <w:tc>
          <w:tcPr>
            <w:tcW w:w="1060" w:type="dxa"/>
            <w:tcBorders>
              <w:top w:val="nil"/>
              <w:left w:val="nil"/>
              <w:bottom w:val="nil"/>
              <w:right w:val="nil"/>
            </w:tcBorders>
            <w:tcMar>
              <w:top w:w="60" w:type="dxa"/>
              <w:left w:w="80" w:type="dxa"/>
              <w:bottom w:w="60" w:type="dxa"/>
              <w:right w:w="80" w:type="dxa"/>
            </w:tcMar>
            <w:vAlign w:val="center"/>
          </w:tcPr>
          <w:p w14:paraId="4D1F5C7B" w14:textId="77777777" w:rsidR="0021263D" w:rsidRDefault="00000000">
            <w:pPr>
              <w:jc w:val="right"/>
            </w:pPr>
            <w:r>
              <w:t>-43.8</w:t>
            </w:r>
          </w:p>
        </w:tc>
      </w:tr>
      <w:tr w:rsidR="0021263D" w14:paraId="4D1F5C83"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7D" w14:textId="77777777" w:rsidR="0021263D" w:rsidRDefault="00000000">
            <w:r>
              <w:t>CAC 40</w:t>
            </w:r>
          </w:p>
        </w:tc>
        <w:tc>
          <w:tcPr>
            <w:tcW w:w="1000" w:type="dxa"/>
            <w:tcBorders>
              <w:top w:val="nil"/>
              <w:left w:val="nil"/>
              <w:bottom w:val="nil"/>
              <w:right w:val="nil"/>
            </w:tcBorders>
            <w:tcMar>
              <w:top w:w="60" w:type="dxa"/>
              <w:left w:w="80" w:type="dxa"/>
              <w:bottom w:w="60" w:type="dxa"/>
              <w:right w:w="80" w:type="dxa"/>
            </w:tcMar>
            <w:vAlign w:val="center"/>
          </w:tcPr>
          <w:p w14:paraId="4D1F5C7E" w14:textId="77777777" w:rsidR="0021263D" w:rsidRDefault="00000000">
            <w:pPr>
              <w:jc w:val="right"/>
            </w:pPr>
            <w:r>
              <w:t>3.47</w:t>
            </w:r>
          </w:p>
        </w:tc>
        <w:tc>
          <w:tcPr>
            <w:tcW w:w="900" w:type="dxa"/>
            <w:tcBorders>
              <w:top w:val="nil"/>
              <w:left w:val="nil"/>
              <w:bottom w:val="nil"/>
              <w:right w:val="nil"/>
            </w:tcBorders>
            <w:tcMar>
              <w:top w:w="60" w:type="dxa"/>
              <w:left w:w="80" w:type="dxa"/>
              <w:bottom w:w="60" w:type="dxa"/>
              <w:right w:w="80" w:type="dxa"/>
            </w:tcMar>
            <w:vAlign w:val="center"/>
          </w:tcPr>
          <w:p w14:paraId="4D1F5C7F" w14:textId="77777777" w:rsidR="0021263D" w:rsidRDefault="00000000">
            <w:pPr>
              <w:jc w:val="right"/>
            </w:pPr>
            <w:r>
              <w:t>20.64</w:t>
            </w:r>
          </w:p>
        </w:tc>
        <w:tc>
          <w:tcPr>
            <w:tcW w:w="900" w:type="dxa"/>
            <w:tcBorders>
              <w:top w:val="nil"/>
              <w:left w:val="nil"/>
              <w:bottom w:val="nil"/>
              <w:right w:val="nil"/>
            </w:tcBorders>
            <w:tcMar>
              <w:top w:w="60" w:type="dxa"/>
              <w:left w:w="80" w:type="dxa"/>
              <w:bottom w:w="60" w:type="dxa"/>
              <w:right w:w="80" w:type="dxa"/>
            </w:tcMar>
            <w:vAlign w:val="center"/>
          </w:tcPr>
          <w:p w14:paraId="4D1F5C80" w14:textId="77777777" w:rsidR="0021263D" w:rsidRDefault="00000000">
            <w:pPr>
              <w:jc w:val="right"/>
            </w:pPr>
            <w:r>
              <w:t>-0.73</w:t>
            </w:r>
          </w:p>
        </w:tc>
        <w:tc>
          <w:tcPr>
            <w:tcW w:w="900" w:type="dxa"/>
            <w:tcBorders>
              <w:top w:val="nil"/>
              <w:left w:val="nil"/>
              <w:bottom w:val="nil"/>
              <w:right w:val="nil"/>
            </w:tcBorders>
            <w:tcMar>
              <w:top w:w="60" w:type="dxa"/>
              <w:left w:w="80" w:type="dxa"/>
              <w:bottom w:w="60" w:type="dxa"/>
              <w:right w:w="80" w:type="dxa"/>
            </w:tcMar>
            <w:vAlign w:val="center"/>
          </w:tcPr>
          <w:p w14:paraId="4D1F5C81" w14:textId="77777777" w:rsidR="0021263D" w:rsidRDefault="00000000">
            <w:pPr>
              <w:jc w:val="right"/>
            </w:pPr>
            <w:r>
              <w:t>8.78</w:t>
            </w:r>
          </w:p>
        </w:tc>
        <w:tc>
          <w:tcPr>
            <w:tcW w:w="1060" w:type="dxa"/>
            <w:tcBorders>
              <w:top w:val="nil"/>
              <w:left w:val="nil"/>
              <w:bottom w:val="nil"/>
              <w:right w:val="nil"/>
            </w:tcBorders>
            <w:tcMar>
              <w:top w:w="60" w:type="dxa"/>
              <w:left w:w="80" w:type="dxa"/>
              <w:bottom w:w="60" w:type="dxa"/>
              <w:right w:w="80" w:type="dxa"/>
            </w:tcMar>
            <w:vAlign w:val="center"/>
          </w:tcPr>
          <w:p w14:paraId="4D1F5C82" w14:textId="77777777" w:rsidR="0021263D" w:rsidRDefault="00000000">
            <w:pPr>
              <w:jc w:val="right"/>
            </w:pPr>
            <w:r>
              <w:t>-62.8</w:t>
            </w:r>
          </w:p>
        </w:tc>
      </w:tr>
      <w:tr w:rsidR="0021263D" w14:paraId="4D1F5C8A"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84" w14:textId="77777777" w:rsidR="0021263D" w:rsidRDefault="00000000">
            <w:r>
              <w:t>DAX</w:t>
            </w:r>
          </w:p>
        </w:tc>
        <w:tc>
          <w:tcPr>
            <w:tcW w:w="1000" w:type="dxa"/>
            <w:tcBorders>
              <w:top w:val="nil"/>
              <w:left w:val="nil"/>
              <w:bottom w:val="nil"/>
              <w:right w:val="nil"/>
            </w:tcBorders>
            <w:tcMar>
              <w:top w:w="60" w:type="dxa"/>
              <w:left w:w="80" w:type="dxa"/>
              <w:bottom w:w="60" w:type="dxa"/>
              <w:right w:w="80" w:type="dxa"/>
            </w:tcMar>
            <w:vAlign w:val="center"/>
          </w:tcPr>
          <w:p w14:paraId="4D1F5C85" w14:textId="77777777" w:rsidR="0021263D" w:rsidRDefault="00000000">
            <w:pPr>
              <w:jc w:val="right"/>
            </w:pPr>
            <w:r>
              <w:t>7.03</w:t>
            </w:r>
          </w:p>
        </w:tc>
        <w:tc>
          <w:tcPr>
            <w:tcW w:w="900" w:type="dxa"/>
            <w:tcBorders>
              <w:top w:val="nil"/>
              <w:left w:val="nil"/>
              <w:bottom w:val="nil"/>
              <w:right w:val="nil"/>
            </w:tcBorders>
            <w:tcMar>
              <w:top w:w="60" w:type="dxa"/>
              <w:left w:w="80" w:type="dxa"/>
              <w:bottom w:w="60" w:type="dxa"/>
              <w:right w:w="80" w:type="dxa"/>
            </w:tcMar>
            <w:vAlign w:val="center"/>
          </w:tcPr>
          <w:p w14:paraId="4D1F5C86" w14:textId="77777777" w:rsidR="0021263D" w:rsidRDefault="00000000">
            <w:pPr>
              <w:jc w:val="right"/>
            </w:pPr>
            <w:r>
              <w:t>21.97</w:t>
            </w:r>
          </w:p>
        </w:tc>
        <w:tc>
          <w:tcPr>
            <w:tcW w:w="900" w:type="dxa"/>
            <w:tcBorders>
              <w:top w:val="nil"/>
              <w:left w:val="nil"/>
              <w:bottom w:val="nil"/>
              <w:right w:val="nil"/>
            </w:tcBorders>
            <w:tcMar>
              <w:top w:w="60" w:type="dxa"/>
              <w:left w:w="80" w:type="dxa"/>
              <w:bottom w:w="60" w:type="dxa"/>
              <w:right w:w="80" w:type="dxa"/>
            </w:tcMar>
            <w:vAlign w:val="center"/>
          </w:tcPr>
          <w:p w14:paraId="4D1F5C87" w14:textId="77777777" w:rsidR="0021263D" w:rsidRDefault="00000000">
            <w:pPr>
              <w:jc w:val="right"/>
            </w:pPr>
            <w:r>
              <w:t>-0.54</w:t>
            </w:r>
          </w:p>
        </w:tc>
        <w:tc>
          <w:tcPr>
            <w:tcW w:w="900" w:type="dxa"/>
            <w:tcBorders>
              <w:top w:val="nil"/>
              <w:left w:val="nil"/>
              <w:bottom w:val="nil"/>
              <w:right w:val="nil"/>
            </w:tcBorders>
            <w:tcMar>
              <w:top w:w="60" w:type="dxa"/>
              <w:left w:w="80" w:type="dxa"/>
              <w:bottom w:w="60" w:type="dxa"/>
              <w:right w:w="80" w:type="dxa"/>
            </w:tcMar>
            <w:vAlign w:val="center"/>
          </w:tcPr>
          <w:p w14:paraId="4D1F5C88" w14:textId="77777777" w:rsidR="0021263D" w:rsidRDefault="00000000">
            <w:pPr>
              <w:jc w:val="right"/>
            </w:pPr>
            <w:r>
              <w:t>8.31</w:t>
            </w:r>
          </w:p>
        </w:tc>
        <w:tc>
          <w:tcPr>
            <w:tcW w:w="1060" w:type="dxa"/>
            <w:tcBorders>
              <w:top w:val="nil"/>
              <w:left w:val="nil"/>
              <w:bottom w:val="nil"/>
              <w:right w:val="nil"/>
            </w:tcBorders>
            <w:tcMar>
              <w:top w:w="60" w:type="dxa"/>
              <w:left w:w="80" w:type="dxa"/>
              <w:bottom w:w="60" w:type="dxa"/>
              <w:right w:w="80" w:type="dxa"/>
            </w:tcMar>
            <w:vAlign w:val="center"/>
          </w:tcPr>
          <w:p w14:paraId="4D1F5C89" w14:textId="77777777" w:rsidR="0021263D" w:rsidRDefault="00000000">
            <w:pPr>
              <w:jc w:val="right"/>
            </w:pPr>
            <w:r>
              <w:t>-69.9</w:t>
            </w:r>
          </w:p>
        </w:tc>
      </w:tr>
      <w:tr w:rsidR="0021263D" w14:paraId="4D1F5C91"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8B" w14:textId="77777777" w:rsidR="0021263D" w:rsidRDefault="00000000">
            <w:proofErr w:type="spellStart"/>
            <w:r>
              <w:t>EuroStoxx</w:t>
            </w:r>
            <w:proofErr w:type="spellEnd"/>
            <w:r>
              <w:t xml:space="preserve"> 50</w:t>
            </w:r>
          </w:p>
        </w:tc>
        <w:tc>
          <w:tcPr>
            <w:tcW w:w="1000" w:type="dxa"/>
            <w:tcBorders>
              <w:top w:val="nil"/>
              <w:left w:val="nil"/>
              <w:bottom w:val="nil"/>
              <w:right w:val="nil"/>
            </w:tcBorders>
            <w:tcMar>
              <w:top w:w="60" w:type="dxa"/>
              <w:left w:w="80" w:type="dxa"/>
              <w:bottom w:w="60" w:type="dxa"/>
              <w:right w:w="80" w:type="dxa"/>
            </w:tcMar>
            <w:vAlign w:val="center"/>
          </w:tcPr>
          <w:p w14:paraId="4D1F5C8C" w14:textId="77777777" w:rsidR="0021263D" w:rsidRDefault="00000000">
            <w:pPr>
              <w:jc w:val="right"/>
            </w:pPr>
            <w:r>
              <w:t>2.94</w:t>
            </w:r>
          </w:p>
        </w:tc>
        <w:tc>
          <w:tcPr>
            <w:tcW w:w="900" w:type="dxa"/>
            <w:tcBorders>
              <w:top w:val="nil"/>
              <w:left w:val="nil"/>
              <w:bottom w:val="nil"/>
              <w:right w:val="nil"/>
            </w:tcBorders>
            <w:tcMar>
              <w:top w:w="60" w:type="dxa"/>
              <w:left w:w="80" w:type="dxa"/>
              <w:bottom w:w="60" w:type="dxa"/>
              <w:right w:w="80" w:type="dxa"/>
            </w:tcMar>
            <w:vAlign w:val="center"/>
          </w:tcPr>
          <w:p w14:paraId="4D1F5C8D" w14:textId="77777777" w:rsidR="0021263D" w:rsidRDefault="00000000">
            <w:pPr>
              <w:jc w:val="right"/>
            </w:pPr>
            <w:r>
              <w:t>21.08</w:t>
            </w:r>
          </w:p>
        </w:tc>
        <w:tc>
          <w:tcPr>
            <w:tcW w:w="900" w:type="dxa"/>
            <w:tcBorders>
              <w:top w:val="nil"/>
              <w:left w:val="nil"/>
              <w:bottom w:val="nil"/>
              <w:right w:val="nil"/>
            </w:tcBorders>
            <w:tcMar>
              <w:top w:w="60" w:type="dxa"/>
              <w:left w:w="80" w:type="dxa"/>
              <w:bottom w:w="60" w:type="dxa"/>
              <w:right w:w="80" w:type="dxa"/>
            </w:tcMar>
            <w:vAlign w:val="center"/>
          </w:tcPr>
          <w:p w14:paraId="4D1F5C8E" w14:textId="77777777" w:rsidR="0021263D" w:rsidRDefault="00000000">
            <w:pPr>
              <w:jc w:val="right"/>
            </w:pPr>
            <w:r>
              <w:t>-0.68</w:t>
            </w:r>
          </w:p>
        </w:tc>
        <w:tc>
          <w:tcPr>
            <w:tcW w:w="900" w:type="dxa"/>
            <w:tcBorders>
              <w:top w:val="nil"/>
              <w:left w:val="nil"/>
              <w:bottom w:val="nil"/>
              <w:right w:val="nil"/>
            </w:tcBorders>
            <w:tcMar>
              <w:top w:w="60" w:type="dxa"/>
              <w:left w:w="80" w:type="dxa"/>
              <w:bottom w:w="60" w:type="dxa"/>
              <w:right w:w="80" w:type="dxa"/>
            </w:tcMar>
            <w:vAlign w:val="center"/>
          </w:tcPr>
          <w:p w14:paraId="4D1F5C8F" w14:textId="77777777" w:rsidR="0021263D" w:rsidRDefault="00000000">
            <w:pPr>
              <w:jc w:val="right"/>
            </w:pPr>
            <w:r>
              <w:t>8.56</w:t>
            </w:r>
          </w:p>
        </w:tc>
        <w:tc>
          <w:tcPr>
            <w:tcW w:w="1060" w:type="dxa"/>
            <w:tcBorders>
              <w:top w:val="nil"/>
              <w:left w:val="nil"/>
              <w:bottom w:val="nil"/>
              <w:right w:val="nil"/>
            </w:tcBorders>
            <w:tcMar>
              <w:top w:w="60" w:type="dxa"/>
              <w:left w:w="80" w:type="dxa"/>
              <w:bottom w:w="60" w:type="dxa"/>
              <w:right w:w="80" w:type="dxa"/>
            </w:tcMar>
            <w:vAlign w:val="center"/>
          </w:tcPr>
          <w:p w14:paraId="4D1F5C90" w14:textId="77777777" w:rsidR="0021263D" w:rsidRDefault="00000000">
            <w:pPr>
              <w:jc w:val="right"/>
            </w:pPr>
            <w:r>
              <w:t>-66.7</w:t>
            </w:r>
          </w:p>
        </w:tc>
      </w:tr>
      <w:tr w:rsidR="0021263D" w14:paraId="4D1F5C98"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92" w14:textId="77777777" w:rsidR="0021263D" w:rsidRDefault="00000000">
            <w:r>
              <w:t>FTSE MIB</w:t>
            </w:r>
          </w:p>
        </w:tc>
        <w:tc>
          <w:tcPr>
            <w:tcW w:w="1000" w:type="dxa"/>
            <w:tcBorders>
              <w:top w:val="nil"/>
              <w:left w:val="nil"/>
              <w:bottom w:val="nil"/>
              <w:right w:val="nil"/>
            </w:tcBorders>
            <w:tcMar>
              <w:top w:w="60" w:type="dxa"/>
              <w:left w:w="80" w:type="dxa"/>
              <w:bottom w:w="60" w:type="dxa"/>
              <w:right w:w="80" w:type="dxa"/>
            </w:tcMar>
            <w:vAlign w:val="center"/>
          </w:tcPr>
          <w:p w14:paraId="4D1F5C93" w14:textId="77777777" w:rsidR="0021263D" w:rsidRDefault="00000000">
            <w:pPr>
              <w:jc w:val="right"/>
            </w:pPr>
            <w:r>
              <w:t>2.98</w:t>
            </w:r>
          </w:p>
        </w:tc>
        <w:tc>
          <w:tcPr>
            <w:tcW w:w="900" w:type="dxa"/>
            <w:tcBorders>
              <w:top w:val="nil"/>
              <w:left w:val="nil"/>
              <w:bottom w:val="nil"/>
              <w:right w:val="nil"/>
            </w:tcBorders>
            <w:tcMar>
              <w:top w:w="60" w:type="dxa"/>
              <w:left w:w="80" w:type="dxa"/>
              <w:bottom w:w="60" w:type="dxa"/>
              <w:right w:w="80" w:type="dxa"/>
            </w:tcMar>
            <w:vAlign w:val="center"/>
          </w:tcPr>
          <w:p w14:paraId="4D1F5C94" w14:textId="77777777" w:rsidR="0021263D" w:rsidRDefault="00000000">
            <w:pPr>
              <w:jc w:val="right"/>
            </w:pPr>
            <w:r>
              <w:t>22.62</w:t>
            </w:r>
          </w:p>
        </w:tc>
        <w:tc>
          <w:tcPr>
            <w:tcW w:w="900" w:type="dxa"/>
            <w:tcBorders>
              <w:top w:val="nil"/>
              <w:left w:val="nil"/>
              <w:bottom w:val="nil"/>
              <w:right w:val="nil"/>
            </w:tcBorders>
            <w:tcMar>
              <w:top w:w="60" w:type="dxa"/>
              <w:left w:w="80" w:type="dxa"/>
              <w:bottom w:w="60" w:type="dxa"/>
              <w:right w:w="80" w:type="dxa"/>
            </w:tcMar>
            <w:vAlign w:val="center"/>
          </w:tcPr>
          <w:p w14:paraId="4D1F5C95" w14:textId="77777777" w:rsidR="0021263D" w:rsidRDefault="00000000">
            <w:pPr>
              <w:jc w:val="right"/>
            </w:pPr>
            <w:r>
              <w:t>-0.80</w:t>
            </w:r>
          </w:p>
        </w:tc>
        <w:tc>
          <w:tcPr>
            <w:tcW w:w="900" w:type="dxa"/>
            <w:tcBorders>
              <w:top w:val="nil"/>
              <w:left w:val="nil"/>
              <w:bottom w:val="nil"/>
              <w:right w:val="nil"/>
            </w:tcBorders>
            <w:tcMar>
              <w:top w:w="60" w:type="dxa"/>
              <w:left w:w="80" w:type="dxa"/>
              <w:bottom w:w="60" w:type="dxa"/>
              <w:right w:w="80" w:type="dxa"/>
            </w:tcMar>
            <w:vAlign w:val="center"/>
          </w:tcPr>
          <w:p w14:paraId="4D1F5C96" w14:textId="77777777" w:rsidR="0021263D" w:rsidRDefault="00000000">
            <w:pPr>
              <w:jc w:val="right"/>
            </w:pPr>
            <w:r>
              <w:t>9.80</w:t>
            </w:r>
          </w:p>
        </w:tc>
        <w:tc>
          <w:tcPr>
            <w:tcW w:w="1060" w:type="dxa"/>
            <w:tcBorders>
              <w:top w:val="nil"/>
              <w:left w:val="nil"/>
              <w:bottom w:val="nil"/>
              <w:right w:val="nil"/>
            </w:tcBorders>
            <w:tcMar>
              <w:top w:w="60" w:type="dxa"/>
              <w:left w:w="80" w:type="dxa"/>
              <w:bottom w:w="60" w:type="dxa"/>
              <w:right w:w="80" w:type="dxa"/>
            </w:tcMar>
            <w:vAlign w:val="center"/>
          </w:tcPr>
          <w:p w14:paraId="4D1F5C97" w14:textId="77777777" w:rsidR="0021263D" w:rsidRDefault="00000000">
            <w:pPr>
              <w:jc w:val="right"/>
            </w:pPr>
            <w:r>
              <w:t>-74.2</w:t>
            </w:r>
          </w:p>
        </w:tc>
      </w:tr>
      <w:tr w:rsidR="0021263D" w14:paraId="4D1F5C9F"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99" w14:textId="77777777" w:rsidR="0021263D" w:rsidRDefault="00000000">
            <w:r>
              <w:t>IBEX 35</w:t>
            </w:r>
          </w:p>
        </w:tc>
        <w:tc>
          <w:tcPr>
            <w:tcW w:w="1000" w:type="dxa"/>
            <w:tcBorders>
              <w:top w:val="nil"/>
              <w:left w:val="nil"/>
              <w:bottom w:val="nil"/>
              <w:right w:val="nil"/>
            </w:tcBorders>
            <w:tcMar>
              <w:top w:w="60" w:type="dxa"/>
              <w:left w:w="80" w:type="dxa"/>
              <w:bottom w:w="60" w:type="dxa"/>
              <w:right w:w="80" w:type="dxa"/>
            </w:tcMar>
            <w:vAlign w:val="center"/>
          </w:tcPr>
          <w:p w14:paraId="4D1F5C9A" w14:textId="77777777" w:rsidR="0021263D" w:rsidRDefault="00000000">
            <w:pPr>
              <w:jc w:val="right"/>
            </w:pPr>
            <w:r>
              <w:t>4.00</w:t>
            </w:r>
          </w:p>
        </w:tc>
        <w:tc>
          <w:tcPr>
            <w:tcW w:w="900" w:type="dxa"/>
            <w:tcBorders>
              <w:top w:val="nil"/>
              <w:left w:val="nil"/>
              <w:bottom w:val="nil"/>
              <w:right w:val="nil"/>
            </w:tcBorders>
            <w:tcMar>
              <w:top w:w="60" w:type="dxa"/>
              <w:left w:w="80" w:type="dxa"/>
              <w:bottom w:w="60" w:type="dxa"/>
              <w:right w:w="80" w:type="dxa"/>
            </w:tcMar>
            <w:vAlign w:val="center"/>
          </w:tcPr>
          <w:p w14:paraId="4D1F5C9B" w14:textId="77777777" w:rsidR="0021263D" w:rsidRDefault="00000000">
            <w:pPr>
              <w:jc w:val="right"/>
            </w:pPr>
            <w:r>
              <w:t>21.63</w:t>
            </w:r>
          </w:p>
        </w:tc>
        <w:tc>
          <w:tcPr>
            <w:tcW w:w="900" w:type="dxa"/>
            <w:tcBorders>
              <w:top w:val="nil"/>
              <w:left w:val="nil"/>
              <w:bottom w:val="nil"/>
              <w:right w:val="nil"/>
            </w:tcBorders>
            <w:tcMar>
              <w:top w:w="60" w:type="dxa"/>
              <w:left w:w="80" w:type="dxa"/>
              <w:bottom w:w="60" w:type="dxa"/>
              <w:right w:w="80" w:type="dxa"/>
            </w:tcMar>
            <w:vAlign w:val="center"/>
          </w:tcPr>
          <w:p w14:paraId="4D1F5C9C" w14:textId="77777777" w:rsidR="0021263D" w:rsidRDefault="00000000">
            <w:pPr>
              <w:jc w:val="right"/>
            </w:pPr>
            <w:r>
              <w:t>-0.61</w:t>
            </w:r>
          </w:p>
        </w:tc>
        <w:tc>
          <w:tcPr>
            <w:tcW w:w="900" w:type="dxa"/>
            <w:tcBorders>
              <w:top w:val="nil"/>
              <w:left w:val="nil"/>
              <w:bottom w:val="nil"/>
              <w:right w:val="nil"/>
            </w:tcBorders>
            <w:tcMar>
              <w:top w:w="60" w:type="dxa"/>
              <w:left w:w="80" w:type="dxa"/>
              <w:bottom w:w="60" w:type="dxa"/>
              <w:right w:w="80" w:type="dxa"/>
            </w:tcMar>
            <w:vAlign w:val="center"/>
          </w:tcPr>
          <w:p w14:paraId="4D1F5C9D" w14:textId="77777777" w:rsidR="0021263D" w:rsidRDefault="00000000">
            <w:pPr>
              <w:jc w:val="right"/>
            </w:pPr>
            <w:r>
              <w:t>7.84</w:t>
            </w:r>
          </w:p>
        </w:tc>
        <w:tc>
          <w:tcPr>
            <w:tcW w:w="1060" w:type="dxa"/>
            <w:tcBorders>
              <w:top w:val="nil"/>
              <w:left w:val="nil"/>
              <w:bottom w:val="nil"/>
              <w:right w:val="nil"/>
            </w:tcBorders>
            <w:tcMar>
              <w:top w:w="60" w:type="dxa"/>
              <w:left w:w="80" w:type="dxa"/>
              <w:bottom w:w="60" w:type="dxa"/>
              <w:right w:w="80" w:type="dxa"/>
            </w:tcMar>
            <w:vAlign w:val="center"/>
          </w:tcPr>
          <w:p w14:paraId="4D1F5C9E" w14:textId="77777777" w:rsidR="0021263D" w:rsidRDefault="00000000">
            <w:pPr>
              <w:jc w:val="right"/>
            </w:pPr>
            <w:r>
              <w:t>-61.7</w:t>
            </w:r>
          </w:p>
        </w:tc>
      </w:tr>
      <w:tr w:rsidR="0021263D" w14:paraId="4D1F5CA6"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CA0" w14:textId="77777777" w:rsidR="0021263D" w:rsidRDefault="00000000">
            <w:r>
              <w:t>STOXX Europe 600</w:t>
            </w:r>
          </w:p>
        </w:tc>
        <w:tc>
          <w:tcPr>
            <w:tcW w:w="1000" w:type="dxa"/>
            <w:tcBorders>
              <w:top w:val="nil"/>
              <w:left w:val="nil"/>
              <w:bottom w:val="nil"/>
              <w:right w:val="nil"/>
            </w:tcBorders>
            <w:tcMar>
              <w:top w:w="60" w:type="dxa"/>
              <w:left w:w="80" w:type="dxa"/>
              <w:bottom w:w="60" w:type="dxa"/>
              <w:right w:w="80" w:type="dxa"/>
            </w:tcMar>
            <w:vAlign w:val="center"/>
          </w:tcPr>
          <w:p w14:paraId="4D1F5CA1" w14:textId="77777777" w:rsidR="0021263D" w:rsidRDefault="00000000">
            <w:pPr>
              <w:jc w:val="right"/>
            </w:pPr>
            <w:r>
              <w:t>3.48</w:t>
            </w:r>
          </w:p>
        </w:tc>
        <w:tc>
          <w:tcPr>
            <w:tcW w:w="900" w:type="dxa"/>
            <w:tcBorders>
              <w:top w:val="nil"/>
              <w:left w:val="nil"/>
              <w:bottom w:val="nil"/>
              <w:right w:val="nil"/>
            </w:tcBorders>
            <w:tcMar>
              <w:top w:w="60" w:type="dxa"/>
              <w:left w:w="80" w:type="dxa"/>
              <w:bottom w:w="60" w:type="dxa"/>
              <w:right w:w="80" w:type="dxa"/>
            </w:tcMar>
            <w:vAlign w:val="center"/>
          </w:tcPr>
          <w:p w14:paraId="4D1F5CA2" w14:textId="77777777" w:rsidR="0021263D" w:rsidRDefault="00000000">
            <w:pPr>
              <w:jc w:val="right"/>
            </w:pPr>
            <w:r>
              <w:t>17.99</w:t>
            </w:r>
          </w:p>
        </w:tc>
        <w:tc>
          <w:tcPr>
            <w:tcW w:w="900" w:type="dxa"/>
            <w:tcBorders>
              <w:top w:val="nil"/>
              <w:left w:val="nil"/>
              <w:bottom w:val="nil"/>
              <w:right w:val="nil"/>
            </w:tcBorders>
            <w:tcMar>
              <w:top w:w="60" w:type="dxa"/>
              <w:left w:w="80" w:type="dxa"/>
              <w:bottom w:w="60" w:type="dxa"/>
              <w:right w:w="80" w:type="dxa"/>
            </w:tcMar>
            <w:vAlign w:val="center"/>
          </w:tcPr>
          <w:p w14:paraId="4D1F5CA3" w14:textId="77777777" w:rsidR="0021263D" w:rsidRDefault="00000000">
            <w:pPr>
              <w:jc w:val="right"/>
            </w:pPr>
            <w:r>
              <w:t>-0.95</w:t>
            </w:r>
          </w:p>
        </w:tc>
        <w:tc>
          <w:tcPr>
            <w:tcW w:w="900" w:type="dxa"/>
            <w:tcBorders>
              <w:top w:val="nil"/>
              <w:left w:val="nil"/>
              <w:bottom w:val="nil"/>
              <w:right w:val="nil"/>
            </w:tcBorders>
            <w:tcMar>
              <w:top w:w="60" w:type="dxa"/>
              <w:left w:w="80" w:type="dxa"/>
              <w:bottom w:w="60" w:type="dxa"/>
              <w:right w:w="80" w:type="dxa"/>
            </w:tcMar>
            <w:vAlign w:val="center"/>
          </w:tcPr>
          <w:p w14:paraId="4D1F5CA4" w14:textId="77777777" w:rsidR="0021263D" w:rsidRDefault="00000000">
            <w:pPr>
              <w:jc w:val="right"/>
            </w:pPr>
            <w:r>
              <w:t>11.49</w:t>
            </w:r>
          </w:p>
        </w:tc>
        <w:tc>
          <w:tcPr>
            <w:tcW w:w="1060" w:type="dxa"/>
            <w:tcBorders>
              <w:top w:val="nil"/>
              <w:left w:val="nil"/>
              <w:bottom w:val="nil"/>
              <w:right w:val="nil"/>
            </w:tcBorders>
            <w:tcMar>
              <w:top w:w="60" w:type="dxa"/>
              <w:left w:w="80" w:type="dxa"/>
              <w:bottom w:w="60" w:type="dxa"/>
              <w:right w:w="80" w:type="dxa"/>
            </w:tcMar>
            <w:vAlign w:val="center"/>
          </w:tcPr>
          <w:p w14:paraId="4D1F5CA5" w14:textId="77777777" w:rsidR="0021263D" w:rsidRDefault="00000000">
            <w:pPr>
              <w:jc w:val="right"/>
            </w:pPr>
            <w:r>
              <w:t>-60.4</w:t>
            </w:r>
          </w:p>
        </w:tc>
      </w:tr>
      <w:tr w:rsidR="0021263D" w14:paraId="4D1F5CAD" w14:textId="77777777">
        <w:tblPrEx>
          <w:tblCellMar>
            <w:top w:w="0" w:type="dxa"/>
            <w:bottom w:w="0" w:type="dxa"/>
          </w:tblCellMar>
        </w:tblPrEx>
        <w:tc>
          <w:tcPr>
            <w:tcW w:w="26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7" w14:textId="77777777" w:rsidR="0021263D" w:rsidRDefault="00000000">
            <w:r>
              <w:t>FTSE EPRA/NAREIT EU</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8" w14:textId="77777777" w:rsidR="0021263D" w:rsidRDefault="00000000">
            <w:pPr>
              <w:jc w:val="right"/>
            </w:pPr>
            <w:r>
              <w:t>3.64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9" w14:textId="77777777" w:rsidR="0021263D" w:rsidRDefault="00000000">
            <w:pPr>
              <w:jc w:val="right"/>
            </w:pPr>
            <w:r>
              <w:t>19.61</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A" w14:textId="77777777" w:rsidR="0021263D" w:rsidRDefault="00000000">
            <w:pPr>
              <w:jc w:val="right"/>
            </w:pPr>
            <w:r>
              <w:t>-1.02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B" w14:textId="77777777" w:rsidR="0021263D" w:rsidRDefault="00000000">
            <w:pPr>
              <w:jc w:val="right"/>
            </w:pPr>
            <w:r>
              <w:t>10.00</w:t>
            </w:r>
          </w:p>
        </w:tc>
        <w:tc>
          <w:tcPr>
            <w:tcW w:w="10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CAC" w14:textId="77777777" w:rsidR="0021263D" w:rsidRDefault="00000000">
            <w:pPr>
              <w:jc w:val="right"/>
            </w:pPr>
            <w:r>
              <w:t>-76.9</w:t>
            </w:r>
          </w:p>
        </w:tc>
      </w:tr>
    </w:tbl>
    <w:p w14:paraId="4D1F5CAE" w14:textId="77777777" w:rsidR="0021263D" w:rsidRDefault="00000000">
      <w:pPr>
        <w:spacing w:line="280" w:lineRule="atLeast"/>
        <w:ind w:left="2608" w:firstLine="425"/>
        <w:jc w:val="both"/>
      </w:pPr>
      <w:r>
        <w:t>Table F.2 reports pairwise return correlations for the same period. The six European equity indices are highly co-integrated, with pairwise correlations ranging from 0.82 (DAX-IBEX) to 0.98 (CAC-</w:t>
      </w:r>
      <w:proofErr w:type="spellStart"/>
      <w:r>
        <w:t>EuroStoxx</w:t>
      </w:r>
      <w:proofErr w:type="spellEnd"/>
      <w:r>
        <w:t xml:space="preserve"> 50). Gold has near-zero or slightly negative correlation with all equity indices (range: -0.02 to +0.08), explaining its persistent presence in CVaR-optimal portfolios as a tail-risk diversifier. Brent and Bloomberg Commodity are </w:t>
      </w:r>
      <w:r>
        <w:lastRenderedPageBreak/>
        <w:t>moderately correlated (0.67), reflecting shared energy exposure. The STOXX Europe 600 has high correlation with the individual European equity indices (0.60 to 0.71), consistent with its role as a cap-weighted aggregate of those markets.</w:t>
      </w:r>
    </w:p>
    <w:p w14:paraId="4D1F5CAF" w14:textId="77777777" w:rsidR="0021263D" w:rsidRDefault="00000000">
      <w:pPr>
        <w:keepNext/>
        <w:spacing w:before="240" w:after="120" w:line="280" w:lineRule="atLeast"/>
        <w:ind w:left="2608"/>
        <w:jc w:val="both"/>
      </w:pPr>
      <w:r>
        <w:rPr>
          <w:sz w:val="18"/>
          <w:szCs w:val="18"/>
        </w:rPr>
        <w:t>Table A2. Pairwise Return Correlations: Risky Asset Returns, January 2000 to April 2026</w:t>
      </w:r>
    </w:p>
    <w:p w14:paraId="4D1F5CB0" w14:textId="77777777" w:rsidR="0021263D" w:rsidRDefault="00000000">
      <w:pPr>
        <w:keepNext/>
        <w:spacing w:after="60" w:line="260" w:lineRule="atLeast"/>
        <w:ind w:left="2608"/>
        <w:jc w:val="both"/>
      </w:pPr>
      <w:r>
        <w:rPr>
          <w:sz w:val="16"/>
          <w:szCs w:val="16"/>
        </w:rPr>
        <w:t xml:space="preserve">Pairwise Pearson correlations of weekly simple returns, approximately 1,370 observations. Asset abbreviations: BCOM = Bloomberg Commodity Index; Brent = Brent Crude Oil (front month); Gold = Gold Spot USD/oz; CAC = CAC 40; DAX = DAX 40; ESTX = </w:t>
      </w:r>
      <w:proofErr w:type="spellStart"/>
      <w:r>
        <w:rPr>
          <w:sz w:val="16"/>
          <w:szCs w:val="16"/>
        </w:rPr>
        <w:t>EuroStoxx</w:t>
      </w:r>
      <w:proofErr w:type="spellEnd"/>
      <w:r>
        <w:rPr>
          <w:sz w:val="16"/>
          <w:szCs w:val="16"/>
        </w:rPr>
        <w:t xml:space="preserve"> 50; MIB = FTSE MIB; IBEX = IBEX 35; STOXX = STOXX Europe 600; SDAX = SDAX Small Cap.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940"/>
        <w:gridCol w:w="940"/>
        <w:gridCol w:w="940"/>
        <w:gridCol w:w="940"/>
        <w:gridCol w:w="940"/>
        <w:gridCol w:w="940"/>
        <w:gridCol w:w="940"/>
        <w:gridCol w:w="940"/>
        <w:gridCol w:w="940"/>
        <w:gridCol w:w="940"/>
      </w:tblGrid>
      <w:tr w:rsidR="0021263D" w14:paraId="4D1F5CBC" w14:textId="77777777">
        <w:tblPrEx>
          <w:tblCellMar>
            <w:top w:w="0" w:type="dxa"/>
            <w:bottom w:w="0" w:type="dxa"/>
          </w:tblCellMar>
        </w:tblPrEx>
        <w:trPr>
          <w:tblHeader/>
        </w:trPr>
        <w:tc>
          <w:tcPr>
            <w:tcW w:w="106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1" w14:textId="77777777" w:rsidR="0021263D" w:rsidRDefault="0021263D">
            <w:pPr>
              <w:jc w:val="center"/>
            </w:pP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2" w14:textId="77777777" w:rsidR="0021263D" w:rsidRDefault="00000000">
            <w:pPr>
              <w:jc w:val="right"/>
            </w:pPr>
            <w:proofErr w:type="spellStart"/>
            <w:r>
              <w:rPr>
                <w:b/>
                <w:bCs/>
                <w:sz w:val="17"/>
                <w:szCs w:val="17"/>
              </w:rPr>
              <w:t>BComm</w:t>
            </w:r>
            <w:proofErr w:type="spellEnd"/>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3" w14:textId="77777777" w:rsidR="0021263D" w:rsidRDefault="00000000">
            <w:pPr>
              <w:jc w:val="right"/>
            </w:pPr>
            <w:r>
              <w:rPr>
                <w:b/>
                <w:bCs/>
                <w:sz w:val="17"/>
                <w:szCs w:val="17"/>
              </w:rPr>
              <w:t>Brent</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4" w14:textId="77777777" w:rsidR="0021263D" w:rsidRDefault="00000000">
            <w:pPr>
              <w:jc w:val="right"/>
            </w:pPr>
            <w:r>
              <w:rPr>
                <w:b/>
                <w:bCs/>
                <w:sz w:val="17"/>
                <w:szCs w:val="17"/>
              </w:rPr>
              <w:t>Gold</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5" w14:textId="77777777" w:rsidR="0021263D" w:rsidRDefault="00000000">
            <w:pPr>
              <w:jc w:val="right"/>
            </w:pPr>
            <w:r>
              <w:rPr>
                <w:b/>
                <w:bCs/>
                <w:sz w:val="17"/>
                <w:szCs w:val="17"/>
              </w:rPr>
              <w:t>CAC</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6" w14:textId="77777777" w:rsidR="0021263D" w:rsidRDefault="00000000">
            <w:pPr>
              <w:jc w:val="right"/>
            </w:pPr>
            <w:r>
              <w:rPr>
                <w:b/>
                <w:bCs/>
                <w:sz w:val="17"/>
                <w:szCs w:val="17"/>
              </w:rPr>
              <w:t>DAX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7" w14:textId="77777777" w:rsidR="0021263D" w:rsidRDefault="00000000">
            <w:pPr>
              <w:jc w:val="right"/>
            </w:pPr>
            <w:proofErr w:type="spellStart"/>
            <w:r>
              <w:rPr>
                <w:b/>
                <w:bCs/>
                <w:sz w:val="17"/>
                <w:szCs w:val="17"/>
              </w:rPr>
              <w:t>EuroSx</w:t>
            </w:r>
            <w:proofErr w:type="spellEnd"/>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8" w14:textId="77777777" w:rsidR="0021263D" w:rsidRDefault="00000000">
            <w:pPr>
              <w:jc w:val="right"/>
            </w:pPr>
            <w:r>
              <w:rPr>
                <w:b/>
                <w:bCs/>
                <w:sz w:val="17"/>
                <w:szCs w:val="17"/>
              </w:rPr>
              <w:t>MIB</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9" w14:textId="77777777" w:rsidR="0021263D" w:rsidRDefault="00000000">
            <w:pPr>
              <w:jc w:val="right"/>
            </w:pPr>
            <w:r>
              <w:rPr>
                <w:b/>
                <w:bCs/>
                <w:sz w:val="17"/>
                <w:szCs w:val="17"/>
              </w:rPr>
              <w:t>IBEX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A" w14:textId="77777777" w:rsidR="0021263D" w:rsidRDefault="00000000">
            <w:pPr>
              <w:jc w:val="right"/>
            </w:pPr>
            <w:r>
              <w:rPr>
                <w:b/>
                <w:bCs/>
                <w:sz w:val="17"/>
                <w:szCs w:val="17"/>
              </w:rPr>
              <w:t>STOXX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CBB" w14:textId="77777777" w:rsidR="0021263D" w:rsidRDefault="00000000">
            <w:pPr>
              <w:jc w:val="right"/>
            </w:pPr>
            <w:r>
              <w:rPr>
                <w:b/>
                <w:bCs/>
                <w:sz w:val="17"/>
                <w:szCs w:val="17"/>
              </w:rPr>
              <w:t>EPRA</w:t>
            </w:r>
          </w:p>
        </w:tc>
      </w:tr>
      <w:tr w:rsidR="0021263D" w14:paraId="4D1F5CC8"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BD" w14:textId="77777777" w:rsidR="0021263D" w:rsidRDefault="00000000">
            <w:proofErr w:type="spellStart"/>
            <w:r>
              <w:rPr>
                <w:sz w:val="17"/>
                <w:szCs w:val="17"/>
              </w:rPr>
              <w:t>BComm</w:t>
            </w:r>
            <w:proofErr w:type="spellEnd"/>
          </w:p>
        </w:tc>
        <w:tc>
          <w:tcPr>
            <w:tcW w:w="940" w:type="dxa"/>
            <w:tcBorders>
              <w:top w:val="nil"/>
              <w:left w:val="nil"/>
              <w:bottom w:val="nil"/>
              <w:right w:val="nil"/>
            </w:tcBorders>
            <w:tcMar>
              <w:top w:w="60" w:type="dxa"/>
              <w:left w:w="80" w:type="dxa"/>
              <w:bottom w:w="60" w:type="dxa"/>
              <w:right w:w="80" w:type="dxa"/>
            </w:tcMar>
            <w:vAlign w:val="center"/>
          </w:tcPr>
          <w:p w14:paraId="4D1F5CBE"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CBF" w14:textId="77777777" w:rsidR="0021263D" w:rsidRDefault="00000000">
            <w:pPr>
              <w:jc w:val="right"/>
            </w:pPr>
            <w:r>
              <w:rPr>
                <w:sz w:val="17"/>
                <w:szCs w:val="17"/>
              </w:rPr>
              <w:t>0.67</w:t>
            </w:r>
          </w:p>
        </w:tc>
        <w:tc>
          <w:tcPr>
            <w:tcW w:w="940" w:type="dxa"/>
            <w:tcBorders>
              <w:top w:val="nil"/>
              <w:left w:val="nil"/>
              <w:bottom w:val="nil"/>
              <w:right w:val="nil"/>
            </w:tcBorders>
            <w:tcMar>
              <w:top w:w="60" w:type="dxa"/>
              <w:left w:w="80" w:type="dxa"/>
              <w:bottom w:w="60" w:type="dxa"/>
              <w:right w:w="80" w:type="dxa"/>
            </w:tcMar>
            <w:vAlign w:val="center"/>
          </w:tcPr>
          <w:p w14:paraId="4D1F5CC0"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CC1" w14:textId="77777777" w:rsidR="0021263D" w:rsidRDefault="00000000">
            <w:pPr>
              <w:jc w:val="right"/>
            </w:pPr>
            <w:r>
              <w:rPr>
                <w:sz w:val="17"/>
                <w:szCs w:val="17"/>
              </w:rPr>
              <w:t>0.25</w:t>
            </w:r>
          </w:p>
        </w:tc>
        <w:tc>
          <w:tcPr>
            <w:tcW w:w="940" w:type="dxa"/>
            <w:tcBorders>
              <w:top w:val="nil"/>
              <w:left w:val="nil"/>
              <w:bottom w:val="nil"/>
              <w:right w:val="nil"/>
            </w:tcBorders>
            <w:tcMar>
              <w:top w:w="60" w:type="dxa"/>
              <w:left w:w="80" w:type="dxa"/>
              <w:bottom w:w="60" w:type="dxa"/>
              <w:right w:w="80" w:type="dxa"/>
            </w:tcMar>
            <w:vAlign w:val="center"/>
          </w:tcPr>
          <w:p w14:paraId="4D1F5CC2" w14:textId="77777777" w:rsidR="0021263D" w:rsidRDefault="00000000">
            <w:pPr>
              <w:jc w:val="right"/>
            </w:pPr>
            <w:r>
              <w:rPr>
                <w:sz w:val="17"/>
                <w:szCs w:val="17"/>
              </w:rPr>
              <w:t>0.23</w:t>
            </w:r>
          </w:p>
        </w:tc>
        <w:tc>
          <w:tcPr>
            <w:tcW w:w="940" w:type="dxa"/>
            <w:tcBorders>
              <w:top w:val="nil"/>
              <w:left w:val="nil"/>
              <w:bottom w:val="nil"/>
              <w:right w:val="nil"/>
            </w:tcBorders>
            <w:tcMar>
              <w:top w:w="60" w:type="dxa"/>
              <w:left w:w="80" w:type="dxa"/>
              <w:bottom w:w="60" w:type="dxa"/>
              <w:right w:w="80" w:type="dxa"/>
            </w:tcMar>
            <w:vAlign w:val="center"/>
          </w:tcPr>
          <w:p w14:paraId="4D1F5CC3"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CC4" w14:textId="77777777" w:rsidR="0021263D" w:rsidRDefault="00000000">
            <w:pPr>
              <w:jc w:val="right"/>
            </w:pPr>
            <w:r>
              <w:rPr>
                <w:sz w:val="17"/>
                <w:szCs w:val="17"/>
              </w:rPr>
              <w:t>0.22</w:t>
            </w:r>
          </w:p>
        </w:tc>
        <w:tc>
          <w:tcPr>
            <w:tcW w:w="940" w:type="dxa"/>
            <w:tcBorders>
              <w:top w:val="nil"/>
              <w:left w:val="nil"/>
              <w:bottom w:val="nil"/>
              <w:right w:val="nil"/>
            </w:tcBorders>
            <w:tcMar>
              <w:top w:w="60" w:type="dxa"/>
              <w:left w:w="80" w:type="dxa"/>
              <w:bottom w:w="60" w:type="dxa"/>
              <w:right w:w="80" w:type="dxa"/>
            </w:tcMar>
            <w:vAlign w:val="center"/>
          </w:tcPr>
          <w:p w14:paraId="4D1F5CC5"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CC6" w14:textId="77777777" w:rsidR="0021263D" w:rsidRDefault="00000000">
            <w:pPr>
              <w:jc w:val="right"/>
            </w:pPr>
            <w:r>
              <w:rPr>
                <w:sz w:val="17"/>
                <w:szCs w:val="17"/>
              </w:rPr>
              <w:t>0.30</w:t>
            </w:r>
          </w:p>
        </w:tc>
        <w:tc>
          <w:tcPr>
            <w:tcW w:w="940" w:type="dxa"/>
            <w:tcBorders>
              <w:top w:val="nil"/>
              <w:left w:val="nil"/>
              <w:bottom w:val="nil"/>
              <w:right w:val="nil"/>
            </w:tcBorders>
            <w:tcMar>
              <w:top w:w="60" w:type="dxa"/>
              <w:left w:w="80" w:type="dxa"/>
              <w:bottom w:w="60" w:type="dxa"/>
              <w:right w:w="80" w:type="dxa"/>
            </w:tcMar>
            <w:vAlign w:val="center"/>
          </w:tcPr>
          <w:p w14:paraId="4D1F5CC7" w14:textId="77777777" w:rsidR="0021263D" w:rsidRDefault="00000000">
            <w:pPr>
              <w:jc w:val="right"/>
            </w:pPr>
            <w:r>
              <w:rPr>
                <w:sz w:val="17"/>
                <w:szCs w:val="17"/>
              </w:rPr>
              <w:t>0.26</w:t>
            </w:r>
          </w:p>
        </w:tc>
      </w:tr>
      <w:tr w:rsidR="0021263D" w14:paraId="4D1F5CD4"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C9" w14:textId="77777777" w:rsidR="0021263D" w:rsidRDefault="00000000">
            <w:r>
              <w:rPr>
                <w:sz w:val="17"/>
                <w:szCs w:val="17"/>
              </w:rPr>
              <w:t>Brent</w:t>
            </w:r>
          </w:p>
        </w:tc>
        <w:tc>
          <w:tcPr>
            <w:tcW w:w="940" w:type="dxa"/>
            <w:tcBorders>
              <w:top w:val="nil"/>
              <w:left w:val="nil"/>
              <w:bottom w:val="nil"/>
              <w:right w:val="nil"/>
            </w:tcBorders>
            <w:tcMar>
              <w:top w:w="60" w:type="dxa"/>
              <w:left w:w="80" w:type="dxa"/>
              <w:bottom w:w="60" w:type="dxa"/>
              <w:right w:w="80" w:type="dxa"/>
            </w:tcMar>
            <w:vAlign w:val="center"/>
          </w:tcPr>
          <w:p w14:paraId="4D1F5CCA" w14:textId="77777777" w:rsidR="0021263D" w:rsidRDefault="00000000">
            <w:pPr>
              <w:jc w:val="right"/>
            </w:pPr>
            <w:r>
              <w:rPr>
                <w:sz w:val="17"/>
                <w:szCs w:val="17"/>
              </w:rPr>
              <w:t>0.67</w:t>
            </w:r>
          </w:p>
        </w:tc>
        <w:tc>
          <w:tcPr>
            <w:tcW w:w="940" w:type="dxa"/>
            <w:tcBorders>
              <w:top w:val="nil"/>
              <w:left w:val="nil"/>
              <w:bottom w:val="nil"/>
              <w:right w:val="nil"/>
            </w:tcBorders>
            <w:tcMar>
              <w:top w:w="60" w:type="dxa"/>
              <w:left w:w="80" w:type="dxa"/>
              <w:bottom w:w="60" w:type="dxa"/>
              <w:right w:w="80" w:type="dxa"/>
            </w:tcMar>
            <w:vAlign w:val="center"/>
          </w:tcPr>
          <w:p w14:paraId="4D1F5CCB"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CCC" w14:textId="77777777" w:rsidR="0021263D" w:rsidRDefault="00000000">
            <w:pPr>
              <w:jc w:val="right"/>
            </w:pPr>
            <w:r>
              <w:rPr>
                <w:sz w:val="17"/>
                <w:szCs w:val="17"/>
              </w:rPr>
              <w:t>0.06</w:t>
            </w:r>
          </w:p>
        </w:tc>
        <w:tc>
          <w:tcPr>
            <w:tcW w:w="940" w:type="dxa"/>
            <w:tcBorders>
              <w:top w:val="nil"/>
              <w:left w:val="nil"/>
              <w:bottom w:val="nil"/>
              <w:right w:val="nil"/>
            </w:tcBorders>
            <w:tcMar>
              <w:top w:w="60" w:type="dxa"/>
              <w:left w:w="80" w:type="dxa"/>
              <w:bottom w:w="60" w:type="dxa"/>
              <w:right w:w="80" w:type="dxa"/>
            </w:tcMar>
            <w:vAlign w:val="center"/>
          </w:tcPr>
          <w:p w14:paraId="4D1F5CCD"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CCE"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CCF" w14:textId="77777777" w:rsidR="0021263D" w:rsidRDefault="00000000">
            <w:pPr>
              <w:jc w:val="right"/>
            </w:pPr>
            <w:r>
              <w:rPr>
                <w:sz w:val="17"/>
                <w:szCs w:val="17"/>
              </w:rPr>
              <w:t>0.20</w:t>
            </w:r>
          </w:p>
        </w:tc>
        <w:tc>
          <w:tcPr>
            <w:tcW w:w="940" w:type="dxa"/>
            <w:tcBorders>
              <w:top w:val="nil"/>
              <w:left w:val="nil"/>
              <w:bottom w:val="nil"/>
              <w:right w:val="nil"/>
            </w:tcBorders>
            <w:tcMar>
              <w:top w:w="60" w:type="dxa"/>
              <w:left w:w="80" w:type="dxa"/>
              <w:bottom w:w="60" w:type="dxa"/>
              <w:right w:w="80" w:type="dxa"/>
            </w:tcMar>
            <w:vAlign w:val="center"/>
          </w:tcPr>
          <w:p w14:paraId="4D1F5CD0"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CD1"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CD2"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CD3" w14:textId="77777777" w:rsidR="0021263D" w:rsidRDefault="00000000">
            <w:pPr>
              <w:jc w:val="right"/>
            </w:pPr>
            <w:r>
              <w:rPr>
                <w:sz w:val="17"/>
                <w:szCs w:val="17"/>
              </w:rPr>
              <w:t>0.17</w:t>
            </w:r>
          </w:p>
        </w:tc>
      </w:tr>
      <w:tr w:rsidR="0021263D" w14:paraId="4D1F5CE0"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D5" w14:textId="77777777" w:rsidR="0021263D" w:rsidRDefault="00000000">
            <w:r>
              <w:rPr>
                <w:sz w:val="17"/>
                <w:szCs w:val="17"/>
              </w:rPr>
              <w:t>Gold</w:t>
            </w:r>
          </w:p>
        </w:tc>
        <w:tc>
          <w:tcPr>
            <w:tcW w:w="940" w:type="dxa"/>
            <w:tcBorders>
              <w:top w:val="nil"/>
              <w:left w:val="nil"/>
              <w:bottom w:val="nil"/>
              <w:right w:val="nil"/>
            </w:tcBorders>
            <w:tcMar>
              <w:top w:w="60" w:type="dxa"/>
              <w:left w:w="80" w:type="dxa"/>
              <w:bottom w:w="60" w:type="dxa"/>
              <w:right w:w="80" w:type="dxa"/>
            </w:tcMar>
            <w:vAlign w:val="center"/>
          </w:tcPr>
          <w:p w14:paraId="4D1F5CD6"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CD7" w14:textId="77777777" w:rsidR="0021263D" w:rsidRDefault="00000000">
            <w:pPr>
              <w:jc w:val="right"/>
            </w:pPr>
            <w:r>
              <w:rPr>
                <w:sz w:val="17"/>
                <w:szCs w:val="17"/>
              </w:rPr>
              <w:t>0.06</w:t>
            </w:r>
          </w:p>
        </w:tc>
        <w:tc>
          <w:tcPr>
            <w:tcW w:w="940" w:type="dxa"/>
            <w:tcBorders>
              <w:top w:val="nil"/>
              <w:left w:val="nil"/>
              <w:bottom w:val="nil"/>
              <w:right w:val="nil"/>
            </w:tcBorders>
            <w:tcMar>
              <w:top w:w="60" w:type="dxa"/>
              <w:left w:w="80" w:type="dxa"/>
              <w:bottom w:w="60" w:type="dxa"/>
              <w:right w:w="80" w:type="dxa"/>
            </w:tcMar>
            <w:vAlign w:val="center"/>
          </w:tcPr>
          <w:p w14:paraId="4D1F5CD8"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CD9"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CDA"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CDB"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CDC" w14:textId="77777777" w:rsidR="0021263D" w:rsidRDefault="00000000">
            <w:pPr>
              <w:jc w:val="right"/>
            </w:pPr>
            <w:r>
              <w:rPr>
                <w:sz w:val="17"/>
                <w:szCs w:val="17"/>
              </w:rPr>
              <w:t>-0.02</w:t>
            </w:r>
          </w:p>
        </w:tc>
        <w:tc>
          <w:tcPr>
            <w:tcW w:w="940" w:type="dxa"/>
            <w:tcBorders>
              <w:top w:val="nil"/>
              <w:left w:val="nil"/>
              <w:bottom w:val="nil"/>
              <w:right w:val="nil"/>
            </w:tcBorders>
            <w:tcMar>
              <w:top w:w="60" w:type="dxa"/>
              <w:left w:w="80" w:type="dxa"/>
              <w:bottom w:w="60" w:type="dxa"/>
              <w:right w:w="80" w:type="dxa"/>
            </w:tcMar>
            <w:vAlign w:val="center"/>
          </w:tcPr>
          <w:p w14:paraId="4D1F5CDD"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CDE"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CDF" w14:textId="77777777" w:rsidR="0021263D" w:rsidRDefault="00000000">
            <w:pPr>
              <w:jc w:val="right"/>
            </w:pPr>
            <w:r>
              <w:rPr>
                <w:sz w:val="17"/>
                <w:szCs w:val="17"/>
              </w:rPr>
              <w:t>0.08</w:t>
            </w:r>
          </w:p>
        </w:tc>
      </w:tr>
      <w:tr w:rsidR="0021263D" w14:paraId="4D1F5CEC"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E1" w14:textId="77777777" w:rsidR="0021263D" w:rsidRDefault="00000000">
            <w:r>
              <w:rPr>
                <w:sz w:val="17"/>
                <w:szCs w:val="17"/>
              </w:rPr>
              <w:t>CAC</w:t>
            </w:r>
          </w:p>
        </w:tc>
        <w:tc>
          <w:tcPr>
            <w:tcW w:w="940" w:type="dxa"/>
            <w:tcBorders>
              <w:top w:val="nil"/>
              <w:left w:val="nil"/>
              <w:bottom w:val="nil"/>
              <w:right w:val="nil"/>
            </w:tcBorders>
            <w:tcMar>
              <w:top w:w="60" w:type="dxa"/>
              <w:left w:w="80" w:type="dxa"/>
              <w:bottom w:w="60" w:type="dxa"/>
              <w:right w:w="80" w:type="dxa"/>
            </w:tcMar>
            <w:vAlign w:val="center"/>
          </w:tcPr>
          <w:p w14:paraId="4D1F5CE2" w14:textId="77777777" w:rsidR="0021263D" w:rsidRDefault="00000000">
            <w:pPr>
              <w:jc w:val="right"/>
            </w:pPr>
            <w:r>
              <w:rPr>
                <w:sz w:val="17"/>
                <w:szCs w:val="17"/>
              </w:rPr>
              <w:t>0.25</w:t>
            </w:r>
          </w:p>
        </w:tc>
        <w:tc>
          <w:tcPr>
            <w:tcW w:w="940" w:type="dxa"/>
            <w:tcBorders>
              <w:top w:val="nil"/>
              <w:left w:val="nil"/>
              <w:bottom w:val="nil"/>
              <w:right w:val="nil"/>
            </w:tcBorders>
            <w:tcMar>
              <w:top w:w="60" w:type="dxa"/>
              <w:left w:w="80" w:type="dxa"/>
              <w:bottom w:w="60" w:type="dxa"/>
              <w:right w:w="80" w:type="dxa"/>
            </w:tcMar>
            <w:vAlign w:val="center"/>
          </w:tcPr>
          <w:p w14:paraId="4D1F5CE3"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CE4"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CE5"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CE6" w14:textId="77777777" w:rsidR="0021263D" w:rsidRDefault="00000000">
            <w:pPr>
              <w:jc w:val="right"/>
            </w:pPr>
            <w:r>
              <w:rPr>
                <w:sz w:val="17"/>
                <w:szCs w:val="17"/>
              </w:rPr>
              <w:t>0.92</w:t>
            </w:r>
          </w:p>
        </w:tc>
        <w:tc>
          <w:tcPr>
            <w:tcW w:w="940" w:type="dxa"/>
            <w:tcBorders>
              <w:top w:val="nil"/>
              <w:left w:val="nil"/>
              <w:bottom w:val="nil"/>
              <w:right w:val="nil"/>
            </w:tcBorders>
            <w:tcMar>
              <w:top w:w="60" w:type="dxa"/>
              <w:left w:w="80" w:type="dxa"/>
              <w:bottom w:w="60" w:type="dxa"/>
              <w:right w:w="80" w:type="dxa"/>
            </w:tcMar>
            <w:vAlign w:val="center"/>
          </w:tcPr>
          <w:p w14:paraId="4D1F5CE7" w14:textId="77777777" w:rsidR="0021263D" w:rsidRDefault="00000000">
            <w:pPr>
              <w:jc w:val="right"/>
            </w:pPr>
            <w:r>
              <w:rPr>
                <w:sz w:val="17"/>
                <w:szCs w:val="17"/>
              </w:rPr>
              <w:t>0.98</w:t>
            </w:r>
          </w:p>
        </w:tc>
        <w:tc>
          <w:tcPr>
            <w:tcW w:w="940" w:type="dxa"/>
            <w:tcBorders>
              <w:top w:val="nil"/>
              <w:left w:val="nil"/>
              <w:bottom w:val="nil"/>
              <w:right w:val="nil"/>
            </w:tcBorders>
            <w:tcMar>
              <w:top w:w="60" w:type="dxa"/>
              <w:left w:w="80" w:type="dxa"/>
              <w:bottom w:w="60" w:type="dxa"/>
              <w:right w:w="80" w:type="dxa"/>
            </w:tcMar>
            <w:vAlign w:val="center"/>
          </w:tcPr>
          <w:p w14:paraId="4D1F5CE8"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CE9" w14:textId="77777777" w:rsidR="0021263D" w:rsidRDefault="00000000">
            <w:pPr>
              <w:jc w:val="right"/>
            </w:pPr>
            <w:r>
              <w:rPr>
                <w:sz w:val="17"/>
                <w:szCs w:val="17"/>
              </w:rPr>
              <w:t>0.86</w:t>
            </w:r>
          </w:p>
        </w:tc>
        <w:tc>
          <w:tcPr>
            <w:tcW w:w="940" w:type="dxa"/>
            <w:tcBorders>
              <w:top w:val="nil"/>
              <w:left w:val="nil"/>
              <w:bottom w:val="nil"/>
              <w:right w:val="nil"/>
            </w:tcBorders>
            <w:tcMar>
              <w:top w:w="60" w:type="dxa"/>
              <w:left w:w="80" w:type="dxa"/>
              <w:bottom w:w="60" w:type="dxa"/>
              <w:right w:w="80" w:type="dxa"/>
            </w:tcMar>
            <w:vAlign w:val="center"/>
          </w:tcPr>
          <w:p w14:paraId="4D1F5CEA"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CEB" w14:textId="77777777" w:rsidR="0021263D" w:rsidRDefault="00000000">
            <w:pPr>
              <w:jc w:val="right"/>
            </w:pPr>
            <w:r>
              <w:rPr>
                <w:sz w:val="17"/>
                <w:szCs w:val="17"/>
              </w:rPr>
              <w:t>0.65</w:t>
            </w:r>
          </w:p>
        </w:tc>
      </w:tr>
      <w:tr w:rsidR="0021263D" w14:paraId="4D1F5CF8"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ED" w14:textId="77777777" w:rsidR="0021263D" w:rsidRDefault="00000000">
            <w:r>
              <w:rPr>
                <w:sz w:val="17"/>
                <w:szCs w:val="17"/>
              </w:rPr>
              <w:t>DAX</w:t>
            </w:r>
          </w:p>
        </w:tc>
        <w:tc>
          <w:tcPr>
            <w:tcW w:w="940" w:type="dxa"/>
            <w:tcBorders>
              <w:top w:val="nil"/>
              <w:left w:val="nil"/>
              <w:bottom w:val="nil"/>
              <w:right w:val="nil"/>
            </w:tcBorders>
            <w:tcMar>
              <w:top w:w="60" w:type="dxa"/>
              <w:left w:w="80" w:type="dxa"/>
              <w:bottom w:w="60" w:type="dxa"/>
              <w:right w:w="80" w:type="dxa"/>
            </w:tcMar>
            <w:vAlign w:val="center"/>
          </w:tcPr>
          <w:p w14:paraId="4D1F5CEE" w14:textId="77777777" w:rsidR="0021263D" w:rsidRDefault="00000000">
            <w:pPr>
              <w:jc w:val="right"/>
            </w:pPr>
            <w:r>
              <w:rPr>
                <w:sz w:val="17"/>
                <w:szCs w:val="17"/>
              </w:rPr>
              <w:t>0.23</w:t>
            </w:r>
          </w:p>
        </w:tc>
        <w:tc>
          <w:tcPr>
            <w:tcW w:w="940" w:type="dxa"/>
            <w:tcBorders>
              <w:top w:val="nil"/>
              <w:left w:val="nil"/>
              <w:bottom w:val="nil"/>
              <w:right w:val="nil"/>
            </w:tcBorders>
            <w:tcMar>
              <w:top w:w="60" w:type="dxa"/>
              <w:left w:w="80" w:type="dxa"/>
              <w:bottom w:w="60" w:type="dxa"/>
              <w:right w:w="80" w:type="dxa"/>
            </w:tcMar>
            <w:vAlign w:val="center"/>
          </w:tcPr>
          <w:p w14:paraId="4D1F5CEF"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CF0"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CF1" w14:textId="77777777" w:rsidR="0021263D" w:rsidRDefault="00000000">
            <w:pPr>
              <w:jc w:val="right"/>
            </w:pPr>
            <w:r>
              <w:rPr>
                <w:sz w:val="17"/>
                <w:szCs w:val="17"/>
              </w:rPr>
              <w:t>0.92</w:t>
            </w:r>
          </w:p>
        </w:tc>
        <w:tc>
          <w:tcPr>
            <w:tcW w:w="940" w:type="dxa"/>
            <w:tcBorders>
              <w:top w:val="nil"/>
              <w:left w:val="nil"/>
              <w:bottom w:val="nil"/>
              <w:right w:val="nil"/>
            </w:tcBorders>
            <w:tcMar>
              <w:top w:w="60" w:type="dxa"/>
              <w:left w:w="80" w:type="dxa"/>
              <w:bottom w:w="60" w:type="dxa"/>
              <w:right w:w="80" w:type="dxa"/>
            </w:tcMar>
            <w:vAlign w:val="center"/>
          </w:tcPr>
          <w:p w14:paraId="4D1F5CF2"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CF3" w14:textId="77777777" w:rsidR="0021263D" w:rsidRDefault="00000000">
            <w:pPr>
              <w:jc w:val="right"/>
            </w:pPr>
            <w:r>
              <w:rPr>
                <w:sz w:val="17"/>
                <w:szCs w:val="17"/>
              </w:rPr>
              <w:t>0.95</w:t>
            </w:r>
          </w:p>
        </w:tc>
        <w:tc>
          <w:tcPr>
            <w:tcW w:w="940" w:type="dxa"/>
            <w:tcBorders>
              <w:top w:val="nil"/>
              <w:left w:val="nil"/>
              <w:bottom w:val="nil"/>
              <w:right w:val="nil"/>
            </w:tcBorders>
            <w:tcMar>
              <w:top w:w="60" w:type="dxa"/>
              <w:left w:w="80" w:type="dxa"/>
              <w:bottom w:w="60" w:type="dxa"/>
              <w:right w:w="80" w:type="dxa"/>
            </w:tcMar>
            <w:vAlign w:val="center"/>
          </w:tcPr>
          <w:p w14:paraId="4D1F5CF4"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CF5" w14:textId="77777777" w:rsidR="0021263D" w:rsidRDefault="00000000">
            <w:pPr>
              <w:jc w:val="right"/>
            </w:pPr>
            <w:r>
              <w:rPr>
                <w:sz w:val="17"/>
                <w:szCs w:val="17"/>
              </w:rPr>
              <w:t>0.82</w:t>
            </w:r>
          </w:p>
        </w:tc>
        <w:tc>
          <w:tcPr>
            <w:tcW w:w="940" w:type="dxa"/>
            <w:tcBorders>
              <w:top w:val="nil"/>
              <w:left w:val="nil"/>
              <w:bottom w:val="nil"/>
              <w:right w:val="nil"/>
            </w:tcBorders>
            <w:tcMar>
              <w:top w:w="60" w:type="dxa"/>
              <w:left w:w="80" w:type="dxa"/>
              <w:bottom w:w="60" w:type="dxa"/>
              <w:right w:w="80" w:type="dxa"/>
            </w:tcMar>
            <w:vAlign w:val="center"/>
          </w:tcPr>
          <w:p w14:paraId="4D1F5CF6" w14:textId="77777777" w:rsidR="0021263D" w:rsidRDefault="00000000">
            <w:pPr>
              <w:jc w:val="right"/>
            </w:pPr>
            <w:r>
              <w:rPr>
                <w:sz w:val="17"/>
                <w:szCs w:val="17"/>
              </w:rPr>
              <w:t>0.93</w:t>
            </w:r>
          </w:p>
        </w:tc>
        <w:tc>
          <w:tcPr>
            <w:tcW w:w="940" w:type="dxa"/>
            <w:tcBorders>
              <w:top w:val="nil"/>
              <w:left w:val="nil"/>
              <w:bottom w:val="nil"/>
              <w:right w:val="nil"/>
            </w:tcBorders>
            <w:tcMar>
              <w:top w:w="60" w:type="dxa"/>
              <w:left w:w="80" w:type="dxa"/>
              <w:bottom w:w="60" w:type="dxa"/>
              <w:right w:w="80" w:type="dxa"/>
            </w:tcMar>
            <w:vAlign w:val="center"/>
          </w:tcPr>
          <w:p w14:paraId="4D1F5CF7" w14:textId="77777777" w:rsidR="0021263D" w:rsidRDefault="00000000">
            <w:pPr>
              <w:jc w:val="right"/>
            </w:pPr>
            <w:r>
              <w:rPr>
                <w:sz w:val="17"/>
                <w:szCs w:val="17"/>
              </w:rPr>
              <w:t>0.62</w:t>
            </w:r>
          </w:p>
        </w:tc>
      </w:tr>
      <w:tr w:rsidR="0021263D" w14:paraId="4D1F5D04"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CF9" w14:textId="77777777" w:rsidR="0021263D" w:rsidRDefault="00000000">
            <w:proofErr w:type="spellStart"/>
            <w:r>
              <w:rPr>
                <w:sz w:val="17"/>
                <w:szCs w:val="17"/>
              </w:rPr>
              <w:t>EuroSx</w:t>
            </w:r>
            <w:proofErr w:type="spellEnd"/>
          </w:p>
        </w:tc>
        <w:tc>
          <w:tcPr>
            <w:tcW w:w="940" w:type="dxa"/>
            <w:tcBorders>
              <w:top w:val="nil"/>
              <w:left w:val="nil"/>
              <w:bottom w:val="nil"/>
              <w:right w:val="nil"/>
            </w:tcBorders>
            <w:tcMar>
              <w:top w:w="60" w:type="dxa"/>
              <w:left w:w="80" w:type="dxa"/>
              <w:bottom w:w="60" w:type="dxa"/>
              <w:right w:w="80" w:type="dxa"/>
            </w:tcMar>
            <w:vAlign w:val="center"/>
          </w:tcPr>
          <w:p w14:paraId="4D1F5CFA"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CFB" w14:textId="77777777" w:rsidR="0021263D" w:rsidRDefault="00000000">
            <w:pPr>
              <w:jc w:val="right"/>
            </w:pPr>
            <w:r>
              <w:rPr>
                <w:sz w:val="17"/>
                <w:szCs w:val="17"/>
              </w:rPr>
              <w:t>0.20</w:t>
            </w:r>
          </w:p>
        </w:tc>
        <w:tc>
          <w:tcPr>
            <w:tcW w:w="940" w:type="dxa"/>
            <w:tcBorders>
              <w:top w:val="nil"/>
              <w:left w:val="nil"/>
              <w:bottom w:val="nil"/>
              <w:right w:val="nil"/>
            </w:tcBorders>
            <w:tcMar>
              <w:top w:w="60" w:type="dxa"/>
              <w:left w:w="80" w:type="dxa"/>
              <w:bottom w:w="60" w:type="dxa"/>
              <w:right w:w="80" w:type="dxa"/>
            </w:tcMar>
            <w:vAlign w:val="center"/>
          </w:tcPr>
          <w:p w14:paraId="4D1F5CFC"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CFD" w14:textId="77777777" w:rsidR="0021263D" w:rsidRDefault="00000000">
            <w:pPr>
              <w:jc w:val="right"/>
            </w:pPr>
            <w:r>
              <w:rPr>
                <w:sz w:val="17"/>
                <w:szCs w:val="17"/>
              </w:rPr>
              <w:t>0.98</w:t>
            </w:r>
          </w:p>
        </w:tc>
        <w:tc>
          <w:tcPr>
            <w:tcW w:w="940" w:type="dxa"/>
            <w:tcBorders>
              <w:top w:val="nil"/>
              <w:left w:val="nil"/>
              <w:bottom w:val="nil"/>
              <w:right w:val="nil"/>
            </w:tcBorders>
            <w:tcMar>
              <w:top w:w="60" w:type="dxa"/>
              <w:left w:w="80" w:type="dxa"/>
              <w:bottom w:w="60" w:type="dxa"/>
              <w:right w:w="80" w:type="dxa"/>
            </w:tcMar>
            <w:vAlign w:val="center"/>
          </w:tcPr>
          <w:p w14:paraId="4D1F5CFE" w14:textId="77777777" w:rsidR="0021263D" w:rsidRDefault="00000000">
            <w:pPr>
              <w:jc w:val="right"/>
            </w:pPr>
            <w:r>
              <w:rPr>
                <w:sz w:val="17"/>
                <w:szCs w:val="17"/>
              </w:rPr>
              <w:t>0.95</w:t>
            </w:r>
          </w:p>
        </w:tc>
        <w:tc>
          <w:tcPr>
            <w:tcW w:w="940" w:type="dxa"/>
            <w:tcBorders>
              <w:top w:val="nil"/>
              <w:left w:val="nil"/>
              <w:bottom w:val="nil"/>
              <w:right w:val="nil"/>
            </w:tcBorders>
            <w:tcMar>
              <w:top w:w="60" w:type="dxa"/>
              <w:left w:w="80" w:type="dxa"/>
              <w:bottom w:w="60" w:type="dxa"/>
              <w:right w:w="80" w:type="dxa"/>
            </w:tcMar>
            <w:vAlign w:val="center"/>
          </w:tcPr>
          <w:p w14:paraId="4D1F5CFF"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00" w14:textId="77777777" w:rsidR="0021263D" w:rsidRDefault="00000000">
            <w:pPr>
              <w:jc w:val="right"/>
            </w:pPr>
            <w:r>
              <w:rPr>
                <w:sz w:val="17"/>
                <w:szCs w:val="17"/>
              </w:rPr>
              <w:t>0.91</w:t>
            </w:r>
          </w:p>
        </w:tc>
        <w:tc>
          <w:tcPr>
            <w:tcW w:w="940" w:type="dxa"/>
            <w:tcBorders>
              <w:top w:val="nil"/>
              <w:left w:val="nil"/>
              <w:bottom w:val="nil"/>
              <w:right w:val="nil"/>
            </w:tcBorders>
            <w:tcMar>
              <w:top w:w="60" w:type="dxa"/>
              <w:left w:w="80" w:type="dxa"/>
              <w:bottom w:w="60" w:type="dxa"/>
              <w:right w:w="80" w:type="dxa"/>
            </w:tcMar>
            <w:vAlign w:val="center"/>
          </w:tcPr>
          <w:p w14:paraId="4D1F5D01"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02"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03" w14:textId="77777777" w:rsidR="0021263D" w:rsidRDefault="00000000">
            <w:pPr>
              <w:jc w:val="right"/>
            </w:pPr>
            <w:r>
              <w:rPr>
                <w:sz w:val="17"/>
                <w:szCs w:val="17"/>
              </w:rPr>
              <w:t>0.64</w:t>
            </w:r>
          </w:p>
        </w:tc>
      </w:tr>
      <w:tr w:rsidR="0021263D" w14:paraId="4D1F5D10"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05" w14:textId="77777777" w:rsidR="0021263D" w:rsidRDefault="00000000">
            <w:r>
              <w:rPr>
                <w:sz w:val="17"/>
                <w:szCs w:val="17"/>
              </w:rPr>
              <w:t>MIB</w:t>
            </w:r>
          </w:p>
        </w:tc>
        <w:tc>
          <w:tcPr>
            <w:tcW w:w="940" w:type="dxa"/>
            <w:tcBorders>
              <w:top w:val="nil"/>
              <w:left w:val="nil"/>
              <w:bottom w:val="nil"/>
              <w:right w:val="nil"/>
            </w:tcBorders>
            <w:tcMar>
              <w:top w:w="60" w:type="dxa"/>
              <w:left w:w="80" w:type="dxa"/>
              <w:bottom w:w="60" w:type="dxa"/>
              <w:right w:w="80" w:type="dxa"/>
            </w:tcMar>
            <w:vAlign w:val="center"/>
          </w:tcPr>
          <w:p w14:paraId="4D1F5D06" w14:textId="77777777" w:rsidR="0021263D" w:rsidRDefault="00000000">
            <w:pPr>
              <w:jc w:val="right"/>
            </w:pPr>
            <w:r>
              <w:rPr>
                <w:sz w:val="17"/>
                <w:szCs w:val="17"/>
              </w:rPr>
              <w:t>0.22</w:t>
            </w:r>
          </w:p>
        </w:tc>
        <w:tc>
          <w:tcPr>
            <w:tcW w:w="940" w:type="dxa"/>
            <w:tcBorders>
              <w:top w:val="nil"/>
              <w:left w:val="nil"/>
              <w:bottom w:val="nil"/>
              <w:right w:val="nil"/>
            </w:tcBorders>
            <w:tcMar>
              <w:top w:w="60" w:type="dxa"/>
              <w:left w:w="80" w:type="dxa"/>
              <w:bottom w:w="60" w:type="dxa"/>
              <w:right w:w="80" w:type="dxa"/>
            </w:tcMar>
            <w:vAlign w:val="center"/>
          </w:tcPr>
          <w:p w14:paraId="4D1F5D07"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D08" w14:textId="77777777" w:rsidR="0021263D" w:rsidRDefault="00000000">
            <w:pPr>
              <w:jc w:val="right"/>
            </w:pPr>
            <w:r>
              <w:rPr>
                <w:sz w:val="17"/>
                <w:szCs w:val="17"/>
              </w:rPr>
              <w:t>-0.02</w:t>
            </w:r>
          </w:p>
        </w:tc>
        <w:tc>
          <w:tcPr>
            <w:tcW w:w="940" w:type="dxa"/>
            <w:tcBorders>
              <w:top w:val="nil"/>
              <w:left w:val="nil"/>
              <w:bottom w:val="nil"/>
              <w:right w:val="nil"/>
            </w:tcBorders>
            <w:tcMar>
              <w:top w:w="60" w:type="dxa"/>
              <w:left w:w="80" w:type="dxa"/>
              <w:bottom w:w="60" w:type="dxa"/>
              <w:right w:w="80" w:type="dxa"/>
            </w:tcMar>
            <w:vAlign w:val="center"/>
          </w:tcPr>
          <w:p w14:paraId="4D1F5D09"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0A"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0B" w14:textId="77777777" w:rsidR="0021263D" w:rsidRDefault="00000000">
            <w:pPr>
              <w:jc w:val="right"/>
            </w:pPr>
            <w:r>
              <w:rPr>
                <w:sz w:val="17"/>
                <w:szCs w:val="17"/>
              </w:rPr>
              <w:t>0.91</w:t>
            </w:r>
          </w:p>
        </w:tc>
        <w:tc>
          <w:tcPr>
            <w:tcW w:w="940" w:type="dxa"/>
            <w:tcBorders>
              <w:top w:val="nil"/>
              <w:left w:val="nil"/>
              <w:bottom w:val="nil"/>
              <w:right w:val="nil"/>
            </w:tcBorders>
            <w:tcMar>
              <w:top w:w="60" w:type="dxa"/>
              <w:left w:w="80" w:type="dxa"/>
              <w:bottom w:w="60" w:type="dxa"/>
              <w:right w:w="80" w:type="dxa"/>
            </w:tcMar>
            <w:vAlign w:val="center"/>
          </w:tcPr>
          <w:p w14:paraId="4D1F5D0C"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0D" w14:textId="77777777" w:rsidR="0021263D" w:rsidRDefault="00000000">
            <w:pPr>
              <w:jc w:val="right"/>
            </w:pPr>
            <w:r>
              <w:rPr>
                <w:sz w:val="17"/>
                <w:szCs w:val="17"/>
              </w:rPr>
              <w:t>0.87</w:t>
            </w:r>
          </w:p>
        </w:tc>
        <w:tc>
          <w:tcPr>
            <w:tcW w:w="940" w:type="dxa"/>
            <w:tcBorders>
              <w:top w:val="nil"/>
              <w:left w:val="nil"/>
              <w:bottom w:val="nil"/>
              <w:right w:val="nil"/>
            </w:tcBorders>
            <w:tcMar>
              <w:top w:w="60" w:type="dxa"/>
              <w:left w:w="80" w:type="dxa"/>
              <w:bottom w:w="60" w:type="dxa"/>
              <w:right w:w="80" w:type="dxa"/>
            </w:tcMar>
            <w:vAlign w:val="center"/>
          </w:tcPr>
          <w:p w14:paraId="4D1F5D0E" w14:textId="77777777" w:rsidR="0021263D" w:rsidRDefault="00000000">
            <w:pPr>
              <w:jc w:val="right"/>
            </w:pPr>
            <w:r>
              <w:rPr>
                <w:sz w:val="17"/>
                <w:szCs w:val="17"/>
              </w:rPr>
              <w:t>0.88</w:t>
            </w:r>
          </w:p>
        </w:tc>
        <w:tc>
          <w:tcPr>
            <w:tcW w:w="940" w:type="dxa"/>
            <w:tcBorders>
              <w:top w:val="nil"/>
              <w:left w:val="nil"/>
              <w:bottom w:val="nil"/>
              <w:right w:val="nil"/>
            </w:tcBorders>
            <w:tcMar>
              <w:top w:w="60" w:type="dxa"/>
              <w:left w:w="80" w:type="dxa"/>
              <w:bottom w:w="60" w:type="dxa"/>
              <w:right w:w="80" w:type="dxa"/>
            </w:tcMar>
            <w:vAlign w:val="center"/>
          </w:tcPr>
          <w:p w14:paraId="4D1F5D0F" w14:textId="77777777" w:rsidR="0021263D" w:rsidRDefault="00000000">
            <w:pPr>
              <w:jc w:val="right"/>
            </w:pPr>
            <w:r>
              <w:rPr>
                <w:sz w:val="17"/>
                <w:szCs w:val="17"/>
              </w:rPr>
              <w:t>0.63</w:t>
            </w:r>
          </w:p>
        </w:tc>
      </w:tr>
      <w:tr w:rsidR="0021263D" w14:paraId="4D1F5D1C"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11" w14:textId="77777777" w:rsidR="0021263D" w:rsidRDefault="00000000">
            <w:r>
              <w:rPr>
                <w:sz w:val="17"/>
                <w:szCs w:val="17"/>
              </w:rPr>
              <w:t>IBEX</w:t>
            </w:r>
          </w:p>
        </w:tc>
        <w:tc>
          <w:tcPr>
            <w:tcW w:w="940" w:type="dxa"/>
            <w:tcBorders>
              <w:top w:val="nil"/>
              <w:left w:val="nil"/>
              <w:bottom w:val="nil"/>
              <w:right w:val="nil"/>
            </w:tcBorders>
            <w:tcMar>
              <w:top w:w="60" w:type="dxa"/>
              <w:left w:w="80" w:type="dxa"/>
              <w:bottom w:w="60" w:type="dxa"/>
              <w:right w:w="80" w:type="dxa"/>
            </w:tcMar>
            <w:vAlign w:val="center"/>
          </w:tcPr>
          <w:p w14:paraId="4D1F5D12"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13"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14"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D15" w14:textId="77777777" w:rsidR="0021263D" w:rsidRDefault="00000000">
            <w:pPr>
              <w:jc w:val="right"/>
            </w:pPr>
            <w:r>
              <w:rPr>
                <w:sz w:val="17"/>
                <w:szCs w:val="17"/>
              </w:rPr>
              <w:t>0.86</w:t>
            </w:r>
          </w:p>
        </w:tc>
        <w:tc>
          <w:tcPr>
            <w:tcW w:w="940" w:type="dxa"/>
            <w:tcBorders>
              <w:top w:val="nil"/>
              <w:left w:val="nil"/>
              <w:bottom w:val="nil"/>
              <w:right w:val="nil"/>
            </w:tcBorders>
            <w:tcMar>
              <w:top w:w="60" w:type="dxa"/>
              <w:left w:w="80" w:type="dxa"/>
              <w:bottom w:w="60" w:type="dxa"/>
              <w:right w:w="80" w:type="dxa"/>
            </w:tcMar>
            <w:vAlign w:val="center"/>
          </w:tcPr>
          <w:p w14:paraId="4D1F5D16" w14:textId="77777777" w:rsidR="0021263D" w:rsidRDefault="00000000">
            <w:pPr>
              <w:jc w:val="right"/>
            </w:pPr>
            <w:r>
              <w:rPr>
                <w:sz w:val="17"/>
                <w:szCs w:val="17"/>
              </w:rPr>
              <w:t>0.82</w:t>
            </w:r>
          </w:p>
        </w:tc>
        <w:tc>
          <w:tcPr>
            <w:tcW w:w="940" w:type="dxa"/>
            <w:tcBorders>
              <w:top w:val="nil"/>
              <w:left w:val="nil"/>
              <w:bottom w:val="nil"/>
              <w:right w:val="nil"/>
            </w:tcBorders>
            <w:tcMar>
              <w:top w:w="60" w:type="dxa"/>
              <w:left w:w="80" w:type="dxa"/>
              <w:bottom w:w="60" w:type="dxa"/>
              <w:right w:w="80" w:type="dxa"/>
            </w:tcMar>
            <w:vAlign w:val="center"/>
          </w:tcPr>
          <w:p w14:paraId="4D1F5D17"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18" w14:textId="77777777" w:rsidR="0021263D" w:rsidRDefault="00000000">
            <w:pPr>
              <w:jc w:val="right"/>
            </w:pPr>
            <w:r>
              <w:rPr>
                <w:sz w:val="17"/>
                <w:szCs w:val="17"/>
              </w:rPr>
              <w:t>0.87</w:t>
            </w:r>
          </w:p>
        </w:tc>
        <w:tc>
          <w:tcPr>
            <w:tcW w:w="940" w:type="dxa"/>
            <w:tcBorders>
              <w:top w:val="nil"/>
              <w:left w:val="nil"/>
              <w:bottom w:val="nil"/>
              <w:right w:val="nil"/>
            </w:tcBorders>
            <w:tcMar>
              <w:top w:w="60" w:type="dxa"/>
              <w:left w:w="80" w:type="dxa"/>
              <w:bottom w:w="60" w:type="dxa"/>
              <w:right w:w="80" w:type="dxa"/>
            </w:tcMar>
            <w:vAlign w:val="center"/>
          </w:tcPr>
          <w:p w14:paraId="4D1F5D19"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1A"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1B" w14:textId="77777777" w:rsidR="0021263D" w:rsidRDefault="00000000">
            <w:pPr>
              <w:jc w:val="right"/>
            </w:pPr>
            <w:r>
              <w:rPr>
                <w:sz w:val="17"/>
                <w:szCs w:val="17"/>
              </w:rPr>
              <w:t>0.60</w:t>
            </w:r>
          </w:p>
        </w:tc>
      </w:tr>
      <w:tr w:rsidR="0021263D" w14:paraId="4D1F5D28"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1D" w14:textId="77777777" w:rsidR="0021263D" w:rsidRDefault="00000000">
            <w:r>
              <w:rPr>
                <w:sz w:val="17"/>
                <w:szCs w:val="17"/>
              </w:rPr>
              <w:t>STOXX</w:t>
            </w:r>
          </w:p>
        </w:tc>
        <w:tc>
          <w:tcPr>
            <w:tcW w:w="940" w:type="dxa"/>
            <w:tcBorders>
              <w:top w:val="nil"/>
              <w:left w:val="nil"/>
              <w:bottom w:val="nil"/>
              <w:right w:val="nil"/>
            </w:tcBorders>
            <w:tcMar>
              <w:top w:w="60" w:type="dxa"/>
              <w:left w:w="80" w:type="dxa"/>
              <w:bottom w:w="60" w:type="dxa"/>
              <w:right w:w="80" w:type="dxa"/>
            </w:tcMar>
            <w:vAlign w:val="center"/>
          </w:tcPr>
          <w:p w14:paraId="4D1F5D1E" w14:textId="77777777" w:rsidR="0021263D" w:rsidRDefault="00000000">
            <w:pPr>
              <w:jc w:val="right"/>
            </w:pPr>
            <w:r>
              <w:rPr>
                <w:sz w:val="17"/>
                <w:szCs w:val="17"/>
              </w:rPr>
              <w:t>0.30</w:t>
            </w:r>
          </w:p>
        </w:tc>
        <w:tc>
          <w:tcPr>
            <w:tcW w:w="940" w:type="dxa"/>
            <w:tcBorders>
              <w:top w:val="nil"/>
              <w:left w:val="nil"/>
              <w:bottom w:val="nil"/>
              <w:right w:val="nil"/>
            </w:tcBorders>
            <w:tcMar>
              <w:top w:w="60" w:type="dxa"/>
              <w:left w:w="80" w:type="dxa"/>
              <w:bottom w:w="60" w:type="dxa"/>
              <w:right w:w="80" w:type="dxa"/>
            </w:tcMar>
            <w:vAlign w:val="center"/>
          </w:tcPr>
          <w:p w14:paraId="4D1F5D1F"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D20"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21"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22" w14:textId="77777777" w:rsidR="0021263D" w:rsidRDefault="00000000">
            <w:pPr>
              <w:jc w:val="right"/>
            </w:pPr>
            <w:r>
              <w:rPr>
                <w:sz w:val="17"/>
                <w:szCs w:val="17"/>
              </w:rPr>
              <w:t>0.93</w:t>
            </w:r>
          </w:p>
        </w:tc>
        <w:tc>
          <w:tcPr>
            <w:tcW w:w="940" w:type="dxa"/>
            <w:tcBorders>
              <w:top w:val="nil"/>
              <w:left w:val="nil"/>
              <w:bottom w:val="nil"/>
              <w:right w:val="nil"/>
            </w:tcBorders>
            <w:tcMar>
              <w:top w:w="60" w:type="dxa"/>
              <w:left w:w="80" w:type="dxa"/>
              <w:bottom w:w="60" w:type="dxa"/>
              <w:right w:w="80" w:type="dxa"/>
            </w:tcMar>
            <w:vAlign w:val="center"/>
          </w:tcPr>
          <w:p w14:paraId="4D1F5D23"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24" w14:textId="77777777" w:rsidR="0021263D" w:rsidRDefault="00000000">
            <w:pPr>
              <w:jc w:val="right"/>
            </w:pPr>
            <w:r>
              <w:rPr>
                <w:sz w:val="17"/>
                <w:szCs w:val="17"/>
              </w:rPr>
              <w:t>0.88</w:t>
            </w:r>
          </w:p>
        </w:tc>
        <w:tc>
          <w:tcPr>
            <w:tcW w:w="940" w:type="dxa"/>
            <w:tcBorders>
              <w:top w:val="nil"/>
              <w:left w:val="nil"/>
              <w:bottom w:val="nil"/>
              <w:right w:val="nil"/>
            </w:tcBorders>
            <w:tcMar>
              <w:top w:w="60" w:type="dxa"/>
              <w:left w:w="80" w:type="dxa"/>
              <w:bottom w:w="60" w:type="dxa"/>
              <w:right w:w="80" w:type="dxa"/>
            </w:tcMar>
            <w:vAlign w:val="center"/>
          </w:tcPr>
          <w:p w14:paraId="4D1F5D25"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26"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27" w14:textId="77777777" w:rsidR="0021263D" w:rsidRDefault="00000000">
            <w:pPr>
              <w:jc w:val="right"/>
            </w:pPr>
            <w:r>
              <w:rPr>
                <w:sz w:val="17"/>
                <w:szCs w:val="17"/>
              </w:rPr>
              <w:t>0.71</w:t>
            </w:r>
          </w:p>
        </w:tc>
      </w:tr>
      <w:tr w:rsidR="0021263D" w14:paraId="4D1F5D34" w14:textId="77777777">
        <w:tblPrEx>
          <w:tblCellMar>
            <w:top w:w="0" w:type="dxa"/>
            <w:bottom w:w="0" w:type="dxa"/>
          </w:tblCellMar>
        </w:tblPrEx>
        <w:tc>
          <w:tcPr>
            <w:tcW w:w="1066"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9" w14:textId="77777777" w:rsidR="0021263D" w:rsidRDefault="00000000">
            <w:r>
              <w:rPr>
                <w:sz w:val="17"/>
                <w:szCs w:val="17"/>
              </w:rPr>
              <w:t>EPRA</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A" w14:textId="77777777" w:rsidR="0021263D" w:rsidRDefault="00000000">
            <w:pPr>
              <w:jc w:val="right"/>
            </w:pPr>
            <w:r>
              <w:rPr>
                <w:sz w:val="17"/>
                <w:szCs w:val="17"/>
              </w:rPr>
              <w:t>0.26</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B" w14:textId="77777777" w:rsidR="0021263D" w:rsidRDefault="00000000">
            <w:pPr>
              <w:jc w:val="right"/>
            </w:pPr>
            <w:r>
              <w:rPr>
                <w:sz w:val="17"/>
                <w:szCs w:val="17"/>
              </w:rPr>
              <w:t>0.17</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C" w14:textId="77777777" w:rsidR="0021263D" w:rsidRDefault="00000000">
            <w:pPr>
              <w:jc w:val="right"/>
            </w:pPr>
            <w:r>
              <w:rPr>
                <w:sz w:val="17"/>
                <w:szCs w:val="17"/>
              </w:rPr>
              <w:t>0.08</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D" w14:textId="77777777" w:rsidR="0021263D" w:rsidRDefault="00000000">
            <w:pPr>
              <w:jc w:val="right"/>
            </w:pPr>
            <w:r>
              <w:rPr>
                <w:sz w:val="17"/>
                <w:szCs w:val="17"/>
              </w:rPr>
              <w:t>0.65</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E" w14:textId="77777777" w:rsidR="0021263D" w:rsidRDefault="00000000">
            <w:pPr>
              <w:jc w:val="right"/>
            </w:pPr>
            <w:r>
              <w:rPr>
                <w:sz w:val="17"/>
                <w:szCs w:val="17"/>
              </w:rPr>
              <w:t>0.62</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2F" w14:textId="77777777" w:rsidR="0021263D" w:rsidRDefault="00000000">
            <w:pPr>
              <w:jc w:val="right"/>
            </w:pPr>
            <w:r>
              <w:rPr>
                <w:sz w:val="17"/>
                <w:szCs w:val="17"/>
              </w:rPr>
              <w:t>0.64</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30" w14:textId="77777777" w:rsidR="0021263D" w:rsidRDefault="00000000">
            <w:pPr>
              <w:jc w:val="right"/>
            </w:pPr>
            <w:r>
              <w:rPr>
                <w:sz w:val="17"/>
                <w:szCs w:val="17"/>
              </w:rPr>
              <w:t>0.63</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31" w14:textId="77777777" w:rsidR="0021263D" w:rsidRDefault="00000000">
            <w:pPr>
              <w:jc w:val="right"/>
            </w:pPr>
            <w:r>
              <w:rPr>
                <w:sz w:val="17"/>
                <w:szCs w:val="17"/>
              </w:rPr>
              <w:t>0.60</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32" w14:textId="77777777" w:rsidR="0021263D" w:rsidRDefault="00000000">
            <w:pPr>
              <w:jc w:val="right"/>
            </w:pPr>
            <w:r>
              <w:rPr>
                <w:sz w:val="17"/>
                <w:szCs w:val="17"/>
              </w:rPr>
              <w:t>0.71</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33" w14:textId="77777777" w:rsidR="0021263D" w:rsidRDefault="00000000">
            <w:pPr>
              <w:jc w:val="right"/>
            </w:pPr>
            <w:r>
              <w:rPr>
                <w:sz w:val="17"/>
                <w:szCs w:val="17"/>
              </w:rPr>
              <w:t>1.00</w:t>
            </w:r>
          </w:p>
        </w:tc>
      </w:tr>
    </w:tbl>
    <w:p w14:paraId="4D1F5D35" w14:textId="77777777" w:rsidR="0021263D" w:rsidRDefault="00000000">
      <w:pPr>
        <w:spacing w:before="240" w:after="240" w:line="480" w:lineRule="auto"/>
        <w:jc w:val="center"/>
      </w:pPr>
      <w:r>
        <w:rPr>
          <w:i/>
          <w:iCs/>
        </w:rPr>
        <w:t>Appendix F: Asset Return Descriptive Statistics and Correlations</w:t>
      </w:r>
    </w:p>
    <w:p w14:paraId="4D1F5D36" w14:textId="77777777" w:rsidR="0021263D" w:rsidRDefault="00000000">
      <w:pPr>
        <w:spacing w:line="280" w:lineRule="atLeast"/>
        <w:ind w:left="2608" w:firstLine="425"/>
        <w:jc w:val="both"/>
      </w:pPr>
      <w:r>
        <w:t xml:space="preserve">Table F.1 reports annualized summary statistics for the ten risky assets in the baseline investable universe. Statistics are computed from weekly simple returns over January 2000 to April 2026 (approximately 1,370 weekly observations). CAGR and volatility are annualized by factors of 52 and </w:t>
      </w:r>
      <w:proofErr w:type="gramStart"/>
      <w:r>
        <w:t>sqrt(</w:t>
      </w:r>
      <w:proofErr w:type="gramEnd"/>
      <w:r>
        <w:t xml:space="preserve">52), respectively. Excess kurtosis is reported relative to the normal distribution (kurtosis = 0 for normal). </w:t>
      </w:r>
      <w:proofErr w:type="spellStart"/>
      <w:r>
        <w:t>MaxDD</w:t>
      </w:r>
      <w:proofErr w:type="spellEnd"/>
      <w:r>
        <w:t xml:space="preserve"> is peak-to-trough drawdown over the full sample. All six European equity indices exhibit negative skewness and excess kurtosis consistent with fat-tailed return distributions. Brent crude oil has the highest volatility (35.95%) and the most extreme kurtosis (9.51), reflecting periodic supply-shock spikes. Gold and Bloomberg Commodity exhibit near-zero skewness, consistent with their role as diversifying assets in the CVaR LP.</w:t>
      </w:r>
    </w:p>
    <w:p w14:paraId="4D1F5D37" w14:textId="77777777" w:rsidR="0021263D" w:rsidRDefault="00000000">
      <w:pPr>
        <w:keepNext/>
        <w:spacing w:before="240" w:after="120" w:line="280" w:lineRule="atLeast"/>
        <w:ind w:left="2608"/>
        <w:jc w:val="both"/>
      </w:pPr>
      <w:r>
        <w:rPr>
          <w:sz w:val="18"/>
          <w:szCs w:val="18"/>
        </w:rPr>
        <w:t>Table A1. Descriptive Statistics: Risky Asset Returns, January 2000 to April 2026</w:t>
      </w:r>
    </w:p>
    <w:p w14:paraId="4D1F5D38" w14:textId="77777777" w:rsidR="0021263D" w:rsidRDefault="00000000">
      <w:pPr>
        <w:keepNext/>
        <w:spacing w:after="60" w:line="260" w:lineRule="atLeast"/>
        <w:ind w:left="2608"/>
        <w:jc w:val="both"/>
      </w:pPr>
      <w:r>
        <w:rPr>
          <w:sz w:val="16"/>
          <w:szCs w:val="16"/>
        </w:rPr>
        <w:t xml:space="preserve">Weekly simple returns, approximately 1,370 observations. CAGR = compound annual growth rate (weekly compounding, factor 52). Vol = annualized standard deviation (* </w:t>
      </w:r>
      <w:proofErr w:type="gramStart"/>
      <w:r>
        <w:rPr>
          <w:sz w:val="16"/>
          <w:szCs w:val="16"/>
        </w:rPr>
        <w:t>sqrt(</w:t>
      </w:r>
      <w:proofErr w:type="gramEnd"/>
      <w:r>
        <w:rPr>
          <w:sz w:val="16"/>
          <w:szCs w:val="16"/>
        </w:rPr>
        <w:t xml:space="preserve">52)). Skewness and excess kurtosis computed from weekly return distribution. </w:t>
      </w:r>
      <w:proofErr w:type="spellStart"/>
      <w:r>
        <w:rPr>
          <w:sz w:val="16"/>
          <w:szCs w:val="16"/>
        </w:rPr>
        <w:t>MaxDD</w:t>
      </w:r>
      <w:proofErr w:type="spellEnd"/>
      <w:r>
        <w:rPr>
          <w:sz w:val="16"/>
          <w:szCs w:val="16"/>
        </w:rPr>
        <w:t xml:space="preserve"> = peak-to-trough maximum drawdown over full sample. Annualization factor: 52 weeks per year.</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8"/>
        <w:gridCol w:w="1388"/>
        <w:gridCol w:w="1249"/>
        <w:gridCol w:w="1486"/>
        <w:gridCol w:w="1249"/>
        <w:gridCol w:w="1486"/>
      </w:tblGrid>
      <w:tr w:rsidR="0021263D" w14:paraId="4D1F5D3F" w14:textId="77777777">
        <w:tblPrEx>
          <w:tblCellMar>
            <w:top w:w="0" w:type="dxa"/>
            <w:bottom w:w="0" w:type="dxa"/>
          </w:tblCellMar>
        </w:tblPrEx>
        <w:trPr>
          <w:tblHeader/>
        </w:trPr>
        <w:tc>
          <w:tcPr>
            <w:tcW w:w="26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9" w14:textId="77777777" w:rsidR="0021263D" w:rsidRDefault="00000000">
            <w:r>
              <w:rPr>
                <w:b/>
                <w:bCs/>
              </w:rPr>
              <w:t>Asset</w:t>
            </w:r>
          </w:p>
        </w:tc>
        <w:tc>
          <w:tcPr>
            <w:tcW w:w="10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A" w14:textId="77777777" w:rsidR="0021263D" w:rsidRDefault="00000000">
            <w:pPr>
              <w:jc w:val="right"/>
            </w:pPr>
            <w:r>
              <w:rPr>
                <w:b/>
                <w:bCs/>
              </w:rPr>
              <w:t>CAGR%</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B" w14:textId="77777777" w:rsidR="0021263D" w:rsidRDefault="00000000">
            <w:pPr>
              <w:jc w:val="right"/>
            </w:pPr>
            <w:r>
              <w:rPr>
                <w:b/>
                <w:bCs/>
              </w:rPr>
              <w:t>Vol%</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C" w14:textId="77777777" w:rsidR="0021263D" w:rsidRDefault="00000000">
            <w:pPr>
              <w:jc w:val="right"/>
            </w:pPr>
            <w:r>
              <w:rPr>
                <w:b/>
                <w:bCs/>
              </w:rPr>
              <w:t>Skewness</w:t>
            </w:r>
          </w:p>
        </w:tc>
        <w:tc>
          <w:tcPr>
            <w:tcW w:w="90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D" w14:textId="77777777" w:rsidR="0021263D" w:rsidRDefault="00000000">
            <w:pPr>
              <w:jc w:val="right"/>
            </w:pPr>
            <w:r>
              <w:rPr>
                <w:b/>
                <w:bCs/>
              </w:rPr>
              <w:t>Ex. Kurt</w:t>
            </w:r>
          </w:p>
        </w:tc>
        <w:tc>
          <w:tcPr>
            <w:tcW w:w="106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3E" w14:textId="77777777" w:rsidR="0021263D" w:rsidRDefault="00000000">
            <w:pPr>
              <w:jc w:val="right"/>
            </w:pPr>
            <w:proofErr w:type="spellStart"/>
            <w:r>
              <w:rPr>
                <w:b/>
                <w:bCs/>
              </w:rPr>
              <w:t>MaxDD</w:t>
            </w:r>
            <w:proofErr w:type="spellEnd"/>
            <w:r>
              <w:rPr>
                <w:b/>
                <w:bCs/>
              </w:rPr>
              <w:t>%</w:t>
            </w:r>
          </w:p>
        </w:tc>
      </w:tr>
      <w:tr w:rsidR="0021263D" w14:paraId="4D1F5D46"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40" w14:textId="77777777" w:rsidR="0021263D" w:rsidRDefault="00000000">
            <w:r>
              <w:t>Bloomberg Commodity</w:t>
            </w:r>
          </w:p>
        </w:tc>
        <w:tc>
          <w:tcPr>
            <w:tcW w:w="1000" w:type="dxa"/>
            <w:tcBorders>
              <w:top w:val="nil"/>
              <w:left w:val="nil"/>
              <w:bottom w:val="nil"/>
              <w:right w:val="nil"/>
            </w:tcBorders>
            <w:tcMar>
              <w:top w:w="60" w:type="dxa"/>
              <w:left w:w="80" w:type="dxa"/>
              <w:bottom w:w="60" w:type="dxa"/>
              <w:right w:w="80" w:type="dxa"/>
            </w:tcMar>
            <w:vAlign w:val="center"/>
          </w:tcPr>
          <w:p w14:paraId="4D1F5D41" w14:textId="77777777" w:rsidR="0021263D" w:rsidRDefault="00000000">
            <w:pPr>
              <w:jc w:val="right"/>
            </w:pPr>
            <w:r>
              <w:t>2.25</w:t>
            </w:r>
          </w:p>
        </w:tc>
        <w:tc>
          <w:tcPr>
            <w:tcW w:w="900" w:type="dxa"/>
            <w:tcBorders>
              <w:top w:val="nil"/>
              <w:left w:val="nil"/>
              <w:bottom w:val="nil"/>
              <w:right w:val="nil"/>
            </w:tcBorders>
            <w:tcMar>
              <w:top w:w="60" w:type="dxa"/>
              <w:left w:w="80" w:type="dxa"/>
              <w:bottom w:w="60" w:type="dxa"/>
              <w:right w:w="80" w:type="dxa"/>
            </w:tcMar>
            <w:vAlign w:val="center"/>
          </w:tcPr>
          <w:p w14:paraId="4D1F5D42" w14:textId="77777777" w:rsidR="0021263D" w:rsidRDefault="00000000">
            <w:pPr>
              <w:jc w:val="right"/>
            </w:pPr>
            <w:r>
              <w:t>15.44</w:t>
            </w:r>
          </w:p>
        </w:tc>
        <w:tc>
          <w:tcPr>
            <w:tcW w:w="900" w:type="dxa"/>
            <w:tcBorders>
              <w:top w:val="nil"/>
              <w:left w:val="nil"/>
              <w:bottom w:val="nil"/>
              <w:right w:val="nil"/>
            </w:tcBorders>
            <w:tcMar>
              <w:top w:w="60" w:type="dxa"/>
              <w:left w:w="80" w:type="dxa"/>
              <w:bottom w:w="60" w:type="dxa"/>
              <w:right w:w="80" w:type="dxa"/>
            </w:tcMar>
            <w:vAlign w:val="center"/>
          </w:tcPr>
          <w:p w14:paraId="4D1F5D43" w14:textId="77777777" w:rsidR="0021263D" w:rsidRDefault="00000000">
            <w:pPr>
              <w:jc w:val="right"/>
            </w:pPr>
            <w:r>
              <w:t>-0.10</w:t>
            </w:r>
          </w:p>
        </w:tc>
        <w:tc>
          <w:tcPr>
            <w:tcW w:w="900" w:type="dxa"/>
            <w:tcBorders>
              <w:top w:val="nil"/>
              <w:left w:val="nil"/>
              <w:bottom w:val="nil"/>
              <w:right w:val="nil"/>
            </w:tcBorders>
            <w:tcMar>
              <w:top w:w="60" w:type="dxa"/>
              <w:left w:w="80" w:type="dxa"/>
              <w:bottom w:w="60" w:type="dxa"/>
              <w:right w:w="80" w:type="dxa"/>
            </w:tcMar>
            <w:vAlign w:val="center"/>
          </w:tcPr>
          <w:p w14:paraId="4D1F5D44" w14:textId="77777777" w:rsidR="0021263D" w:rsidRDefault="00000000">
            <w:pPr>
              <w:jc w:val="right"/>
            </w:pPr>
            <w:r>
              <w:t>5.36</w:t>
            </w:r>
          </w:p>
        </w:tc>
        <w:tc>
          <w:tcPr>
            <w:tcW w:w="1060" w:type="dxa"/>
            <w:tcBorders>
              <w:top w:val="nil"/>
              <w:left w:val="nil"/>
              <w:bottom w:val="nil"/>
              <w:right w:val="nil"/>
            </w:tcBorders>
            <w:tcMar>
              <w:top w:w="60" w:type="dxa"/>
              <w:left w:w="80" w:type="dxa"/>
              <w:bottom w:w="60" w:type="dxa"/>
              <w:right w:w="80" w:type="dxa"/>
            </w:tcMar>
            <w:vAlign w:val="center"/>
          </w:tcPr>
          <w:p w14:paraId="4D1F5D45" w14:textId="77777777" w:rsidR="0021263D" w:rsidRDefault="00000000">
            <w:pPr>
              <w:jc w:val="right"/>
            </w:pPr>
            <w:r>
              <w:t>-63.6</w:t>
            </w:r>
          </w:p>
        </w:tc>
      </w:tr>
      <w:tr w:rsidR="0021263D" w14:paraId="4D1F5D4D"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47" w14:textId="77777777" w:rsidR="0021263D" w:rsidRDefault="00000000">
            <w:r>
              <w:t>Brent Crude Oil</w:t>
            </w:r>
          </w:p>
        </w:tc>
        <w:tc>
          <w:tcPr>
            <w:tcW w:w="1000" w:type="dxa"/>
            <w:tcBorders>
              <w:top w:val="nil"/>
              <w:left w:val="nil"/>
              <w:bottom w:val="nil"/>
              <w:right w:val="nil"/>
            </w:tcBorders>
            <w:tcMar>
              <w:top w:w="60" w:type="dxa"/>
              <w:left w:w="80" w:type="dxa"/>
              <w:bottom w:w="60" w:type="dxa"/>
              <w:right w:w="80" w:type="dxa"/>
            </w:tcMar>
            <w:vAlign w:val="center"/>
          </w:tcPr>
          <w:p w14:paraId="4D1F5D48" w14:textId="77777777" w:rsidR="0021263D" w:rsidRDefault="00000000">
            <w:pPr>
              <w:jc w:val="right"/>
            </w:pPr>
            <w:r>
              <w:t>12.22</w:t>
            </w:r>
          </w:p>
        </w:tc>
        <w:tc>
          <w:tcPr>
            <w:tcW w:w="900" w:type="dxa"/>
            <w:tcBorders>
              <w:top w:val="nil"/>
              <w:left w:val="nil"/>
              <w:bottom w:val="nil"/>
              <w:right w:val="nil"/>
            </w:tcBorders>
            <w:tcMar>
              <w:top w:w="60" w:type="dxa"/>
              <w:left w:w="80" w:type="dxa"/>
              <w:bottom w:w="60" w:type="dxa"/>
              <w:right w:w="80" w:type="dxa"/>
            </w:tcMar>
            <w:vAlign w:val="center"/>
          </w:tcPr>
          <w:p w14:paraId="4D1F5D49" w14:textId="77777777" w:rsidR="0021263D" w:rsidRDefault="00000000">
            <w:pPr>
              <w:jc w:val="right"/>
            </w:pPr>
            <w:r>
              <w:t>35.95</w:t>
            </w:r>
          </w:p>
        </w:tc>
        <w:tc>
          <w:tcPr>
            <w:tcW w:w="900" w:type="dxa"/>
            <w:tcBorders>
              <w:top w:val="nil"/>
              <w:left w:val="nil"/>
              <w:bottom w:val="nil"/>
              <w:right w:val="nil"/>
            </w:tcBorders>
            <w:tcMar>
              <w:top w:w="60" w:type="dxa"/>
              <w:left w:w="80" w:type="dxa"/>
              <w:bottom w:w="60" w:type="dxa"/>
              <w:right w:w="80" w:type="dxa"/>
            </w:tcMar>
            <w:vAlign w:val="center"/>
          </w:tcPr>
          <w:p w14:paraId="4D1F5D4A" w14:textId="77777777" w:rsidR="0021263D" w:rsidRDefault="00000000">
            <w:pPr>
              <w:jc w:val="right"/>
            </w:pPr>
            <w:r>
              <w:t>+0.26</w:t>
            </w:r>
          </w:p>
        </w:tc>
        <w:tc>
          <w:tcPr>
            <w:tcW w:w="900" w:type="dxa"/>
            <w:tcBorders>
              <w:top w:val="nil"/>
              <w:left w:val="nil"/>
              <w:bottom w:val="nil"/>
              <w:right w:val="nil"/>
            </w:tcBorders>
            <w:tcMar>
              <w:top w:w="60" w:type="dxa"/>
              <w:left w:w="80" w:type="dxa"/>
              <w:bottom w:w="60" w:type="dxa"/>
              <w:right w:w="80" w:type="dxa"/>
            </w:tcMar>
            <w:vAlign w:val="center"/>
          </w:tcPr>
          <w:p w14:paraId="4D1F5D4B" w14:textId="77777777" w:rsidR="0021263D" w:rsidRDefault="00000000">
            <w:pPr>
              <w:jc w:val="right"/>
            </w:pPr>
            <w:r>
              <w:t>9.51</w:t>
            </w:r>
          </w:p>
        </w:tc>
        <w:tc>
          <w:tcPr>
            <w:tcW w:w="1060" w:type="dxa"/>
            <w:tcBorders>
              <w:top w:val="nil"/>
              <w:left w:val="nil"/>
              <w:bottom w:val="nil"/>
              <w:right w:val="nil"/>
            </w:tcBorders>
            <w:tcMar>
              <w:top w:w="60" w:type="dxa"/>
              <w:left w:w="80" w:type="dxa"/>
              <w:bottom w:w="60" w:type="dxa"/>
              <w:right w:w="80" w:type="dxa"/>
            </w:tcMar>
            <w:vAlign w:val="center"/>
          </w:tcPr>
          <w:p w14:paraId="4D1F5D4C" w14:textId="77777777" w:rsidR="0021263D" w:rsidRDefault="00000000">
            <w:pPr>
              <w:jc w:val="right"/>
            </w:pPr>
            <w:r>
              <w:t>-79.4</w:t>
            </w:r>
          </w:p>
        </w:tc>
      </w:tr>
      <w:tr w:rsidR="0021263D" w14:paraId="4D1F5D54"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4E" w14:textId="77777777" w:rsidR="0021263D" w:rsidRDefault="00000000">
            <w:r>
              <w:t>Gold</w:t>
            </w:r>
          </w:p>
        </w:tc>
        <w:tc>
          <w:tcPr>
            <w:tcW w:w="1000" w:type="dxa"/>
            <w:tcBorders>
              <w:top w:val="nil"/>
              <w:left w:val="nil"/>
              <w:bottom w:val="nil"/>
              <w:right w:val="nil"/>
            </w:tcBorders>
            <w:tcMar>
              <w:top w:w="60" w:type="dxa"/>
              <w:left w:w="80" w:type="dxa"/>
              <w:bottom w:w="60" w:type="dxa"/>
              <w:right w:w="80" w:type="dxa"/>
            </w:tcMar>
            <w:vAlign w:val="center"/>
          </w:tcPr>
          <w:p w14:paraId="4D1F5D4F" w14:textId="77777777" w:rsidR="0021263D" w:rsidRDefault="00000000">
            <w:pPr>
              <w:jc w:val="right"/>
            </w:pPr>
            <w:r>
              <w:t>12.08</w:t>
            </w:r>
          </w:p>
        </w:tc>
        <w:tc>
          <w:tcPr>
            <w:tcW w:w="900" w:type="dxa"/>
            <w:tcBorders>
              <w:top w:val="nil"/>
              <w:left w:val="nil"/>
              <w:bottom w:val="nil"/>
              <w:right w:val="nil"/>
            </w:tcBorders>
            <w:tcMar>
              <w:top w:w="60" w:type="dxa"/>
              <w:left w:w="80" w:type="dxa"/>
              <w:bottom w:w="60" w:type="dxa"/>
              <w:right w:w="80" w:type="dxa"/>
            </w:tcMar>
            <w:vAlign w:val="center"/>
          </w:tcPr>
          <w:p w14:paraId="4D1F5D50" w14:textId="77777777" w:rsidR="0021263D" w:rsidRDefault="00000000">
            <w:pPr>
              <w:jc w:val="right"/>
            </w:pPr>
            <w:r>
              <w:t>16.77</w:t>
            </w:r>
          </w:p>
        </w:tc>
        <w:tc>
          <w:tcPr>
            <w:tcW w:w="900" w:type="dxa"/>
            <w:tcBorders>
              <w:top w:val="nil"/>
              <w:left w:val="nil"/>
              <w:bottom w:val="nil"/>
              <w:right w:val="nil"/>
            </w:tcBorders>
            <w:tcMar>
              <w:top w:w="60" w:type="dxa"/>
              <w:left w:w="80" w:type="dxa"/>
              <w:bottom w:w="60" w:type="dxa"/>
              <w:right w:w="80" w:type="dxa"/>
            </w:tcMar>
            <w:vAlign w:val="center"/>
          </w:tcPr>
          <w:p w14:paraId="4D1F5D51" w14:textId="77777777" w:rsidR="0021263D" w:rsidRDefault="00000000">
            <w:pPr>
              <w:jc w:val="right"/>
            </w:pPr>
            <w:r>
              <w:t>-0.06</w:t>
            </w:r>
          </w:p>
        </w:tc>
        <w:tc>
          <w:tcPr>
            <w:tcW w:w="900" w:type="dxa"/>
            <w:tcBorders>
              <w:top w:val="nil"/>
              <w:left w:val="nil"/>
              <w:bottom w:val="nil"/>
              <w:right w:val="nil"/>
            </w:tcBorders>
            <w:tcMar>
              <w:top w:w="60" w:type="dxa"/>
              <w:left w:w="80" w:type="dxa"/>
              <w:bottom w:w="60" w:type="dxa"/>
              <w:right w:w="80" w:type="dxa"/>
            </w:tcMar>
            <w:vAlign w:val="center"/>
          </w:tcPr>
          <w:p w14:paraId="4D1F5D52" w14:textId="77777777" w:rsidR="0021263D" w:rsidRDefault="00000000">
            <w:pPr>
              <w:jc w:val="right"/>
            </w:pPr>
            <w:r>
              <w:t>5.33</w:t>
            </w:r>
          </w:p>
        </w:tc>
        <w:tc>
          <w:tcPr>
            <w:tcW w:w="1060" w:type="dxa"/>
            <w:tcBorders>
              <w:top w:val="nil"/>
              <w:left w:val="nil"/>
              <w:bottom w:val="nil"/>
              <w:right w:val="nil"/>
            </w:tcBorders>
            <w:tcMar>
              <w:top w:w="60" w:type="dxa"/>
              <w:left w:w="80" w:type="dxa"/>
              <w:bottom w:w="60" w:type="dxa"/>
              <w:right w:w="80" w:type="dxa"/>
            </w:tcMar>
            <w:vAlign w:val="center"/>
          </w:tcPr>
          <w:p w14:paraId="4D1F5D53" w14:textId="77777777" w:rsidR="0021263D" w:rsidRDefault="00000000">
            <w:pPr>
              <w:jc w:val="right"/>
            </w:pPr>
            <w:r>
              <w:t>-43.8</w:t>
            </w:r>
          </w:p>
        </w:tc>
      </w:tr>
      <w:tr w:rsidR="0021263D" w14:paraId="4D1F5D5B"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55" w14:textId="77777777" w:rsidR="0021263D" w:rsidRDefault="00000000">
            <w:r>
              <w:t>CAC 40</w:t>
            </w:r>
          </w:p>
        </w:tc>
        <w:tc>
          <w:tcPr>
            <w:tcW w:w="1000" w:type="dxa"/>
            <w:tcBorders>
              <w:top w:val="nil"/>
              <w:left w:val="nil"/>
              <w:bottom w:val="nil"/>
              <w:right w:val="nil"/>
            </w:tcBorders>
            <w:tcMar>
              <w:top w:w="60" w:type="dxa"/>
              <w:left w:w="80" w:type="dxa"/>
              <w:bottom w:w="60" w:type="dxa"/>
              <w:right w:w="80" w:type="dxa"/>
            </w:tcMar>
            <w:vAlign w:val="center"/>
          </w:tcPr>
          <w:p w14:paraId="4D1F5D56" w14:textId="77777777" w:rsidR="0021263D" w:rsidRDefault="00000000">
            <w:pPr>
              <w:jc w:val="right"/>
            </w:pPr>
            <w:r>
              <w:t>3.47</w:t>
            </w:r>
          </w:p>
        </w:tc>
        <w:tc>
          <w:tcPr>
            <w:tcW w:w="900" w:type="dxa"/>
            <w:tcBorders>
              <w:top w:val="nil"/>
              <w:left w:val="nil"/>
              <w:bottom w:val="nil"/>
              <w:right w:val="nil"/>
            </w:tcBorders>
            <w:tcMar>
              <w:top w:w="60" w:type="dxa"/>
              <w:left w:w="80" w:type="dxa"/>
              <w:bottom w:w="60" w:type="dxa"/>
              <w:right w:w="80" w:type="dxa"/>
            </w:tcMar>
            <w:vAlign w:val="center"/>
          </w:tcPr>
          <w:p w14:paraId="4D1F5D57" w14:textId="77777777" w:rsidR="0021263D" w:rsidRDefault="00000000">
            <w:pPr>
              <w:jc w:val="right"/>
            </w:pPr>
            <w:r>
              <w:t>20.64</w:t>
            </w:r>
          </w:p>
        </w:tc>
        <w:tc>
          <w:tcPr>
            <w:tcW w:w="900" w:type="dxa"/>
            <w:tcBorders>
              <w:top w:val="nil"/>
              <w:left w:val="nil"/>
              <w:bottom w:val="nil"/>
              <w:right w:val="nil"/>
            </w:tcBorders>
            <w:tcMar>
              <w:top w:w="60" w:type="dxa"/>
              <w:left w:w="80" w:type="dxa"/>
              <w:bottom w:w="60" w:type="dxa"/>
              <w:right w:w="80" w:type="dxa"/>
            </w:tcMar>
            <w:vAlign w:val="center"/>
          </w:tcPr>
          <w:p w14:paraId="4D1F5D58" w14:textId="77777777" w:rsidR="0021263D" w:rsidRDefault="00000000">
            <w:pPr>
              <w:jc w:val="right"/>
            </w:pPr>
            <w:r>
              <w:t>-0.73</w:t>
            </w:r>
          </w:p>
        </w:tc>
        <w:tc>
          <w:tcPr>
            <w:tcW w:w="900" w:type="dxa"/>
            <w:tcBorders>
              <w:top w:val="nil"/>
              <w:left w:val="nil"/>
              <w:bottom w:val="nil"/>
              <w:right w:val="nil"/>
            </w:tcBorders>
            <w:tcMar>
              <w:top w:w="60" w:type="dxa"/>
              <w:left w:w="80" w:type="dxa"/>
              <w:bottom w:w="60" w:type="dxa"/>
              <w:right w:w="80" w:type="dxa"/>
            </w:tcMar>
            <w:vAlign w:val="center"/>
          </w:tcPr>
          <w:p w14:paraId="4D1F5D59" w14:textId="77777777" w:rsidR="0021263D" w:rsidRDefault="00000000">
            <w:pPr>
              <w:jc w:val="right"/>
            </w:pPr>
            <w:r>
              <w:t>8.78</w:t>
            </w:r>
          </w:p>
        </w:tc>
        <w:tc>
          <w:tcPr>
            <w:tcW w:w="1060" w:type="dxa"/>
            <w:tcBorders>
              <w:top w:val="nil"/>
              <w:left w:val="nil"/>
              <w:bottom w:val="nil"/>
              <w:right w:val="nil"/>
            </w:tcBorders>
            <w:tcMar>
              <w:top w:w="60" w:type="dxa"/>
              <w:left w:w="80" w:type="dxa"/>
              <w:bottom w:w="60" w:type="dxa"/>
              <w:right w:w="80" w:type="dxa"/>
            </w:tcMar>
            <w:vAlign w:val="center"/>
          </w:tcPr>
          <w:p w14:paraId="4D1F5D5A" w14:textId="77777777" w:rsidR="0021263D" w:rsidRDefault="00000000">
            <w:pPr>
              <w:jc w:val="right"/>
            </w:pPr>
            <w:r>
              <w:t>-62.8</w:t>
            </w:r>
          </w:p>
        </w:tc>
      </w:tr>
      <w:tr w:rsidR="0021263D" w14:paraId="4D1F5D62"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5C" w14:textId="77777777" w:rsidR="0021263D" w:rsidRDefault="00000000">
            <w:r>
              <w:t>DAX</w:t>
            </w:r>
          </w:p>
        </w:tc>
        <w:tc>
          <w:tcPr>
            <w:tcW w:w="1000" w:type="dxa"/>
            <w:tcBorders>
              <w:top w:val="nil"/>
              <w:left w:val="nil"/>
              <w:bottom w:val="nil"/>
              <w:right w:val="nil"/>
            </w:tcBorders>
            <w:tcMar>
              <w:top w:w="60" w:type="dxa"/>
              <w:left w:w="80" w:type="dxa"/>
              <w:bottom w:w="60" w:type="dxa"/>
              <w:right w:w="80" w:type="dxa"/>
            </w:tcMar>
            <w:vAlign w:val="center"/>
          </w:tcPr>
          <w:p w14:paraId="4D1F5D5D" w14:textId="77777777" w:rsidR="0021263D" w:rsidRDefault="00000000">
            <w:pPr>
              <w:jc w:val="right"/>
            </w:pPr>
            <w:r>
              <w:t>7.03</w:t>
            </w:r>
          </w:p>
        </w:tc>
        <w:tc>
          <w:tcPr>
            <w:tcW w:w="900" w:type="dxa"/>
            <w:tcBorders>
              <w:top w:val="nil"/>
              <w:left w:val="nil"/>
              <w:bottom w:val="nil"/>
              <w:right w:val="nil"/>
            </w:tcBorders>
            <w:tcMar>
              <w:top w:w="60" w:type="dxa"/>
              <w:left w:w="80" w:type="dxa"/>
              <w:bottom w:w="60" w:type="dxa"/>
              <w:right w:w="80" w:type="dxa"/>
            </w:tcMar>
            <w:vAlign w:val="center"/>
          </w:tcPr>
          <w:p w14:paraId="4D1F5D5E" w14:textId="77777777" w:rsidR="0021263D" w:rsidRDefault="00000000">
            <w:pPr>
              <w:jc w:val="right"/>
            </w:pPr>
            <w:r>
              <w:t>21.97</w:t>
            </w:r>
          </w:p>
        </w:tc>
        <w:tc>
          <w:tcPr>
            <w:tcW w:w="900" w:type="dxa"/>
            <w:tcBorders>
              <w:top w:val="nil"/>
              <w:left w:val="nil"/>
              <w:bottom w:val="nil"/>
              <w:right w:val="nil"/>
            </w:tcBorders>
            <w:tcMar>
              <w:top w:w="60" w:type="dxa"/>
              <w:left w:w="80" w:type="dxa"/>
              <w:bottom w:w="60" w:type="dxa"/>
              <w:right w:w="80" w:type="dxa"/>
            </w:tcMar>
            <w:vAlign w:val="center"/>
          </w:tcPr>
          <w:p w14:paraId="4D1F5D5F" w14:textId="77777777" w:rsidR="0021263D" w:rsidRDefault="00000000">
            <w:pPr>
              <w:jc w:val="right"/>
            </w:pPr>
            <w:r>
              <w:t>-0.54</w:t>
            </w:r>
          </w:p>
        </w:tc>
        <w:tc>
          <w:tcPr>
            <w:tcW w:w="900" w:type="dxa"/>
            <w:tcBorders>
              <w:top w:val="nil"/>
              <w:left w:val="nil"/>
              <w:bottom w:val="nil"/>
              <w:right w:val="nil"/>
            </w:tcBorders>
            <w:tcMar>
              <w:top w:w="60" w:type="dxa"/>
              <w:left w:w="80" w:type="dxa"/>
              <w:bottom w:w="60" w:type="dxa"/>
              <w:right w:w="80" w:type="dxa"/>
            </w:tcMar>
            <w:vAlign w:val="center"/>
          </w:tcPr>
          <w:p w14:paraId="4D1F5D60" w14:textId="77777777" w:rsidR="0021263D" w:rsidRDefault="00000000">
            <w:pPr>
              <w:jc w:val="right"/>
            </w:pPr>
            <w:r>
              <w:t>8.31</w:t>
            </w:r>
          </w:p>
        </w:tc>
        <w:tc>
          <w:tcPr>
            <w:tcW w:w="1060" w:type="dxa"/>
            <w:tcBorders>
              <w:top w:val="nil"/>
              <w:left w:val="nil"/>
              <w:bottom w:val="nil"/>
              <w:right w:val="nil"/>
            </w:tcBorders>
            <w:tcMar>
              <w:top w:w="60" w:type="dxa"/>
              <w:left w:w="80" w:type="dxa"/>
              <w:bottom w:w="60" w:type="dxa"/>
              <w:right w:w="80" w:type="dxa"/>
            </w:tcMar>
            <w:vAlign w:val="center"/>
          </w:tcPr>
          <w:p w14:paraId="4D1F5D61" w14:textId="77777777" w:rsidR="0021263D" w:rsidRDefault="00000000">
            <w:pPr>
              <w:jc w:val="right"/>
            </w:pPr>
            <w:r>
              <w:t>-69.9</w:t>
            </w:r>
          </w:p>
        </w:tc>
      </w:tr>
      <w:tr w:rsidR="0021263D" w14:paraId="4D1F5D69"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63" w14:textId="77777777" w:rsidR="0021263D" w:rsidRDefault="00000000">
            <w:proofErr w:type="spellStart"/>
            <w:r>
              <w:lastRenderedPageBreak/>
              <w:t>EuroStoxx</w:t>
            </w:r>
            <w:proofErr w:type="spellEnd"/>
            <w:r>
              <w:t xml:space="preserve"> 50</w:t>
            </w:r>
          </w:p>
        </w:tc>
        <w:tc>
          <w:tcPr>
            <w:tcW w:w="1000" w:type="dxa"/>
            <w:tcBorders>
              <w:top w:val="nil"/>
              <w:left w:val="nil"/>
              <w:bottom w:val="nil"/>
              <w:right w:val="nil"/>
            </w:tcBorders>
            <w:tcMar>
              <w:top w:w="60" w:type="dxa"/>
              <w:left w:w="80" w:type="dxa"/>
              <w:bottom w:w="60" w:type="dxa"/>
              <w:right w:w="80" w:type="dxa"/>
            </w:tcMar>
            <w:vAlign w:val="center"/>
          </w:tcPr>
          <w:p w14:paraId="4D1F5D64" w14:textId="77777777" w:rsidR="0021263D" w:rsidRDefault="00000000">
            <w:pPr>
              <w:jc w:val="right"/>
            </w:pPr>
            <w:r>
              <w:t>2.94</w:t>
            </w:r>
          </w:p>
        </w:tc>
        <w:tc>
          <w:tcPr>
            <w:tcW w:w="900" w:type="dxa"/>
            <w:tcBorders>
              <w:top w:val="nil"/>
              <w:left w:val="nil"/>
              <w:bottom w:val="nil"/>
              <w:right w:val="nil"/>
            </w:tcBorders>
            <w:tcMar>
              <w:top w:w="60" w:type="dxa"/>
              <w:left w:w="80" w:type="dxa"/>
              <w:bottom w:w="60" w:type="dxa"/>
              <w:right w:w="80" w:type="dxa"/>
            </w:tcMar>
            <w:vAlign w:val="center"/>
          </w:tcPr>
          <w:p w14:paraId="4D1F5D65" w14:textId="77777777" w:rsidR="0021263D" w:rsidRDefault="00000000">
            <w:pPr>
              <w:jc w:val="right"/>
            </w:pPr>
            <w:r>
              <w:t>21.08</w:t>
            </w:r>
          </w:p>
        </w:tc>
        <w:tc>
          <w:tcPr>
            <w:tcW w:w="900" w:type="dxa"/>
            <w:tcBorders>
              <w:top w:val="nil"/>
              <w:left w:val="nil"/>
              <w:bottom w:val="nil"/>
              <w:right w:val="nil"/>
            </w:tcBorders>
            <w:tcMar>
              <w:top w:w="60" w:type="dxa"/>
              <w:left w:w="80" w:type="dxa"/>
              <w:bottom w:w="60" w:type="dxa"/>
              <w:right w:w="80" w:type="dxa"/>
            </w:tcMar>
            <w:vAlign w:val="center"/>
          </w:tcPr>
          <w:p w14:paraId="4D1F5D66" w14:textId="77777777" w:rsidR="0021263D" w:rsidRDefault="00000000">
            <w:pPr>
              <w:jc w:val="right"/>
            </w:pPr>
            <w:r>
              <w:t>-0.68</w:t>
            </w:r>
          </w:p>
        </w:tc>
        <w:tc>
          <w:tcPr>
            <w:tcW w:w="900" w:type="dxa"/>
            <w:tcBorders>
              <w:top w:val="nil"/>
              <w:left w:val="nil"/>
              <w:bottom w:val="nil"/>
              <w:right w:val="nil"/>
            </w:tcBorders>
            <w:tcMar>
              <w:top w:w="60" w:type="dxa"/>
              <w:left w:w="80" w:type="dxa"/>
              <w:bottom w:w="60" w:type="dxa"/>
              <w:right w:w="80" w:type="dxa"/>
            </w:tcMar>
            <w:vAlign w:val="center"/>
          </w:tcPr>
          <w:p w14:paraId="4D1F5D67" w14:textId="77777777" w:rsidR="0021263D" w:rsidRDefault="00000000">
            <w:pPr>
              <w:jc w:val="right"/>
            </w:pPr>
            <w:r>
              <w:t>8.56</w:t>
            </w:r>
          </w:p>
        </w:tc>
        <w:tc>
          <w:tcPr>
            <w:tcW w:w="1060" w:type="dxa"/>
            <w:tcBorders>
              <w:top w:val="nil"/>
              <w:left w:val="nil"/>
              <w:bottom w:val="nil"/>
              <w:right w:val="nil"/>
            </w:tcBorders>
            <w:tcMar>
              <w:top w:w="60" w:type="dxa"/>
              <w:left w:w="80" w:type="dxa"/>
              <w:bottom w:w="60" w:type="dxa"/>
              <w:right w:w="80" w:type="dxa"/>
            </w:tcMar>
            <w:vAlign w:val="center"/>
          </w:tcPr>
          <w:p w14:paraId="4D1F5D68" w14:textId="77777777" w:rsidR="0021263D" w:rsidRDefault="00000000">
            <w:pPr>
              <w:jc w:val="right"/>
            </w:pPr>
            <w:r>
              <w:t>-66.7</w:t>
            </w:r>
          </w:p>
        </w:tc>
      </w:tr>
      <w:tr w:rsidR="0021263D" w14:paraId="4D1F5D70"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6A" w14:textId="77777777" w:rsidR="0021263D" w:rsidRDefault="00000000">
            <w:r>
              <w:t>FTSE MIB</w:t>
            </w:r>
          </w:p>
        </w:tc>
        <w:tc>
          <w:tcPr>
            <w:tcW w:w="1000" w:type="dxa"/>
            <w:tcBorders>
              <w:top w:val="nil"/>
              <w:left w:val="nil"/>
              <w:bottom w:val="nil"/>
              <w:right w:val="nil"/>
            </w:tcBorders>
            <w:tcMar>
              <w:top w:w="60" w:type="dxa"/>
              <w:left w:w="80" w:type="dxa"/>
              <w:bottom w:w="60" w:type="dxa"/>
              <w:right w:w="80" w:type="dxa"/>
            </w:tcMar>
            <w:vAlign w:val="center"/>
          </w:tcPr>
          <w:p w14:paraId="4D1F5D6B" w14:textId="77777777" w:rsidR="0021263D" w:rsidRDefault="00000000">
            <w:pPr>
              <w:jc w:val="right"/>
            </w:pPr>
            <w:r>
              <w:t>2.98</w:t>
            </w:r>
          </w:p>
        </w:tc>
        <w:tc>
          <w:tcPr>
            <w:tcW w:w="900" w:type="dxa"/>
            <w:tcBorders>
              <w:top w:val="nil"/>
              <w:left w:val="nil"/>
              <w:bottom w:val="nil"/>
              <w:right w:val="nil"/>
            </w:tcBorders>
            <w:tcMar>
              <w:top w:w="60" w:type="dxa"/>
              <w:left w:w="80" w:type="dxa"/>
              <w:bottom w:w="60" w:type="dxa"/>
              <w:right w:w="80" w:type="dxa"/>
            </w:tcMar>
            <w:vAlign w:val="center"/>
          </w:tcPr>
          <w:p w14:paraId="4D1F5D6C" w14:textId="77777777" w:rsidR="0021263D" w:rsidRDefault="00000000">
            <w:pPr>
              <w:jc w:val="right"/>
            </w:pPr>
            <w:r>
              <w:t>22.62</w:t>
            </w:r>
          </w:p>
        </w:tc>
        <w:tc>
          <w:tcPr>
            <w:tcW w:w="900" w:type="dxa"/>
            <w:tcBorders>
              <w:top w:val="nil"/>
              <w:left w:val="nil"/>
              <w:bottom w:val="nil"/>
              <w:right w:val="nil"/>
            </w:tcBorders>
            <w:tcMar>
              <w:top w:w="60" w:type="dxa"/>
              <w:left w:w="80" w:type="dxa"/>
              <w:bottom w:w="60" w:type="dxa"/>
              <w:right w:w="80" w:type="dxa"/>
            </w:tcMar>
            <w:vAlign w:val="center"/>
          </w:tcPr>
          <w:p w14:paraId="4D1F5D6D" w14:textId="77777777" w:rsidR="0021263D" w:rsidRDefault="00000000">
            <w:pPr>
              <w:jc w:val="right"/>
            </w:pPr>
            <w:r>
              <w:t>-0.80</w:t>
            </w:r>
          </w:p>
        </w:tc>
        <w:tc>
          <w:tcPr>
            <w:tcW w:w="900" w:type="dxa"/>
            <w:tcBorders>
              <w:top w:val="nil"/>
              <w:left w:val="nil"/>
              <w:bottom w:val="nil"/>
              <w:right w:val="nil"/>
            </w:tcBorders>
            <w:tcMar>
              <w:top w:w="60" w:type="dxa"/>
              <w:left w:w="80" w:type="dxa"/>
              <w:bottom w:w="60" w:type="dxa"/>
              <w:right w:w="80" w:type="dxa"/>
            </w:tcMar>
            <w:vAlign w:val="center"/>
          </w:tcPr>
          <w:p w14:paraId="4D1F5D6E" w14:textId="77777777" w:rsidR="0021263D" w:rsidRDefault="00000000">
            <w:pPr>
              <w:jc w:val="right"/>
            </w:pPr>
            <w:r>
              <w:t>9.80</w:t>
            </w:r>
          </w:p>
        </w:tc>
        <w:tc>
          <w:tcPr>
            <w:tcW w:w="1060" w:type="dxa"/>
            <w:tcBorders>
              <w:top w:val="nil"/>
              <w:left w:val="nil"/>
              <w:bottom w:val="nil"/>
              <w:right w:val="nil"/>
            </w:tcBorders>
            <w:tcMar>
              <w:top w:w="60" w:type="dxa"/>
              <w:left w:w="80" w:type="dxa"/>
              <w:bottom w:w="60" w:type="dxa"/>
              <w:right w:w="80" w:type="dxa"/>
            </w:tcMar>
            <w:vAlign w:val="center"/>
          </w:tcPr>
          <w:p w14:paraId="4D1F5D6F" w14:textId="77777777" w:rsidR="0021263D" w:rsidRDefault="00000000">
            <w:pPr>
              <w:jc w:val="right"/>
            </w:pPr>
            <w:r>
              <w:t>-74.2</w:t>
            </w:r>
          </w:p>
        </w:tc>
      </w:tr>
      <w:tr w:rsidR="0021263D" w14:paraId="4D1F5D77"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71" w14:textId="77777777" w:rsidR="0021263D" w:rsidRDefault="00000000">
            <w:r>
              <w:t>IBEX 35</w:t>
            </w:r>
          </w:p>
        </w:tc>
        <w:tc>
          <w:tcPr>
            <w:tcW w:w="1000" w:type="dxa"/>
            <w:tcBorders>
              <w:top w:val="nil"/>
              <w:left w:val="nil"/>
              <w:bottom w:val="nil"/>
              <w:right w:val="nil"/>
            </w:tcBorders>
            <w:tcMar>
              <w:top w:w="60" w:type="dxa"/>
              <w:left w:w="80" w:type="dxa"/>
              <w:bottom w:w="60" w:type="dxa"/>
              <w:right w:w="80" w:type="dxa"/>
            </w:tcMar>
            <w:vAlign w:val="center"/>
          </w:tcPr>
          <w:p w14:paraId="4D1F5D72" w14:textId="77777777" w:rsidR="0021263D" w:rsidRDefault="00000000">
            <w:pPr>
              <w:jc w:val="right"/>
            </w:pPr>
            <w:r>
              <w:t>4.00</w:t>
            </w:r>
          </w:p>
        </w:tc>
        <w:tc>
          <w:tcPr>
            <w:tcW w:w="900" w:type="dxa"/>
            <w:tcBorders>
              <w:top w:val="nil"/>
              <w:left w:val="nil"/>
              <w:bottom w:val="nil"/>
              <w:right w:val="nil"/>
            </w:tcBorders>
            <w:tcMar>
              <w:top w:w="60" w:type="dxa"/>
              <w:left w:w="80" w:type="dxa"/>
              <w:bottom w:w="60" w:type="dxa"/>
              <w:right w:w="80" w:type="dxa"/>
            </w:tcMar>
            <w:vAlign w:val="center"/>
          </w:tcPr>
          <w:p w14:paraId="4D1F5D73" w14:textId="77777777" w:rsidR="0021263D" w:rsidRDefault="00000000">
            <w:pPr>
              <w:jc w:val="right"/>
            </w:pPr>
            <w:r>
              <w:t>21.63</w:t>
            </w:r>
          </w:p>
        </w:tc>
        <w:tc>
          <w:tcPr>
            <w:tcW w:w="900" w:type="dxa"/>
            <w:tcBorders>
              <w:top w:val="nil"/>
              <w:left w:val="nil"/>
              <w:bottom w:val="nil"/>
              <w:right w:val="nil"/>
            </w:tcBorders>
            <w:tcMar>
              <w:top w:w="60" w:type="dxa"/>
              <w:left w:w="80" w:type="dxa"/>
              <w:bottom w:w="60" w:type="dxa"/>
              <w:right w:w="80" w:type="dxa"/>
            </w:tcMar>
            <w:vAlign w:val="center"/>
          </w:tcPr>
          <w:p w14:paraId="4D1F5D74" w14:textId="77777777" w:rsidR="0021263D" w:rsidRDefault="00000000">
            <w:pPr>
              <w:jc w:val="right"/>
            </w:pPr>
            <w:r>
              <w:t>-0.61</w:t>
            </w:r>
          </w:p>
        </w:tc>
        <w:tc>
          <w:tcPr>
            <w:tcW w:w="900" w:type="dxa"/>
            <w:tcBorders>
              <w:top w:val="nil"/>
              <w:left w:val="nil"/>
              <w:bottom w:val="nil"/>
              <w:right w:val="nil"/>
            </w:tcBorders>
            <w:tcMar>
              <w:top w:w="60" w:type="dxa"/>
              <w:left w:w="80" w:type="dxa"/>
              <w:bottom w:w="60" w:type="dxa"/>
              <w:right w:w="80" w:type="dxa"/>
            </w:tcMar>
            <w:vAlign w:val="center"/>
          </w:tcPr>
          <w:p w14:paraId="4D1F5D75" w14:textId="77777777" w:rsidR="0021263D" w:rsidRDefault="00000000">
            <w:pPr>
              <w:jc w:val="right"/>
            </w:pPr>
            <w:r>
              <w:t>7.84</w:t>
            </w:r>
          </w:p>
        </w:tc>
        <w:tc>
          <w:tcPr>
            <w:tcW w:w="1060" w:type="dxa"/>
            <w:tcBorders>
              <w:top w:val="nil"/>
              <w:left w:val="nil"/>
              <w:bottom w:val="nil"/>
              <w:right w:val="nil"/>
            </w:tcBorders>
            <w:tcMar>
              <w:top w:w="60" w:type="dxa"/>
              <w:left w:w="80" w:type="dxa"/>
              <w:bottom w:w="60" w:type="dxa"/>
              <w:right w:w="80" w:type="dxa"/>
            </w:tcMar>
            <w:vAlign w:val="center"/>
          </w:tcPr>
          <w:p w14:paraId="4D1F5D76" w14:textId="77777777" w:rsidR="0021263D" w:rsidRDefault="00000000">
            <w:pPr>
              <w:jc w:val="right"/>
            </w:pPr>
            <w:r>
              <w:t>-61.7</w:t>
            </w:r>
          </w:p>
        </w:tc>
      </w:tr>
      <w:tr w:rsidR="0021263D" w14:paraId="4D1F5D7E" w14:textId="77777777">
        <w:tblPrEx>
          <w:tblCellMar>
            <w:top w:w="0" w:type="dxa"/>
            <w:bottom w:w="0" w:type="dxa"/>
          </w:tblCellMar>
        </w:tblPrEx>
        <w:tc>
          <w:tcPr>
            <w:tcW w:w="2600" w:type="dxa"/>
            <w:tcBorders>
              <w:top w:val="nil"/>
              <w:left w:val="nil"/>
              <w:bottom w:val="nil"/>
              <w:right w:val="nil"/>
            </w:tcBorders>
            <w:tcMar>
              <w:top w:w="60" w:type="dxa"/>
              <w:left w:w="80" w:type="dxa"/>
              <w:bottom w:w="60" w:type="dxa"/>
              <w:right w:w="80" w:type="dxa"/>
            </w:tcMar>
            <w:vAlign w:val="center"/>
          </w:tcPr>
          <w:p w14:paraId="4D1F5D78" w14:textId="77777777" w:rsidR="0021263D" w:rsidRDefault="00000000">
            <w:r>
              <w:t>STOXX Europe 600</w:t>
            </w:r>
          </w:p>
        </w:tc>
        <w:tc>
          <w:tcPr>
            <w:tcW w:w="1000" w:type="dxa"/>
            <w:tcBorders>
              <w:top w:val="nil"/>
              <w:left w:val="nil"/>
              <w:bottom w:val="nil"/>
              <w:right w:val="nil"/>
            </w:tcBorders>
            <w:tcMar>
              <w:top w:w="60" w:type="dxa"/>
              <w:left w:w="80" w:type="dxa"/>
              <w:bottom w:w="60" w:type="dxa"/>
              <w:right w:w="80" w:type="dxa"/>
            </w:tcMar>
            <w:vAlign w:val="center"/>
          </w:tcPr>
          <w:p w14:paraId="4D1F5D79" w14:textId="77777777" w:rsidR="0021263D" w:rsidRDefault="00000000">
            <w:pPr>
              <w:jc w:val="right"/>
            </w:pPr>
            <w:r>
              <w:t>3.48</w:t>
            </w:r>
          </w:p>
        </w:tc>
        <w:tc>
          <w:tcPr>
            <w:tcW w:w="900" w:type="dxa"/>
            <w:tcBorders>
              <w:top w:val="nil"/>
              <w:left w:val="nil"/>
              <w:bottom w:val="nil"/>
              <w:right w:val="nil"/>
            </w:tcBorders>
            <w:tcMar>
              <w:top w:w="60" w:type="dxa"/>
              <w:left w:w="80" w:type="dxa"/>
              <w:bottom w:w="60" w:type="dxa"/>
              <w:right w:w="80" w:type="dxa"/>
            </w:tcMar>
            <w:vAlign w:val="center"/>
          </w:tcPr>
          <w:p w14:paraId="4D1F5D7A" w14:textId="77777777" w:rsidR="0021263D" w:rsidRDefault="00000000">
            <w:pPr>
              <w:jc w:val="right"/>
            </w:pPr>
            <w:r>
              <w:t>17.99</w:t>
            </w:r>
          </w:p>
        </w:tc>
        <w:tc>
          <w:tcPr>
            <w:tcW w:w="900" w:type="dxa"/>
            <w:tcBorders>
              <w:top w:val="nil"/>
              <w:left w:val="nil"/>
              <w:bottom w:val="nil"/>
              <w:right w:val="nil"/>
            </w:tcBorders>
            <w:tcMar>
              <w:top w:w="60" w:type="dxa"/>
              <w:left w:w="80" w:type="dxa"/>
              <w:bottom w:w="60" w:type="dxa"/>
              <w:right w:w="80" w:type="dxa"/>
            </w:tcMar>
            <w:vAlign w:val="center"/>
          </w:tcPr>
          <w:p w14:paraId="4D1F5D7B" w14:textId="77777777" w:rsidR="0021263D" w:rsidRDefault="00000000">
            <w:pPr>
              <w:jc w:val="right"/>
            </w:pPr>
            <w:r>
              <w:t>-0.95</w:t>
            </w:r>
          </w:p>
        </w:tc>
        <w:tc>
          <w:tcPr>
            <w:tcW w:w="900" w:type="dxa"/>
            <w:tcBorders>
              <w:top w:val="nil"/>
              <w:left w:val="nil"/>
              <w:bottom w:val="nil"/>
              <w:right w:val="nil"/>
            </w:tcBorders>
            <w:tcMar>
              <w:top w:w="60" w:type="dxa"/>
              <w:left w:w="80" w:type="dxa"/>
              <w:bottom w:w="60" w:type="dxa"/>
              <w:right w:w="80" w:type="dxa"/>
            </w:tcMar>
            <w:vAlign w:val="center"/>
          </w:tcPr>
          <w:p w14:paraId="4D1F5D7C" w14:textId="77777777" w:rsidR="0021263D" w:rsidRDefault="00000000">
            <w:pPr>
              <w:jc w:val="right"/>
            </w:pPr>
            <w:r>
              <w:t>11.49</w:t>
            </w:r>
          </w:p>
        </w:tc>
        <w:tc>
          <w:tcPr>
            <w:tcW w:w="1060" w:type="dxa"/>
            <w:tcBorders>
              <w:top w:val="nil"/>
              <w:left w:val="nil"/>
              <w:bottom w:val="nil"/>
              <w:right w:val="nil"/>
            </w:tcBorders>
            <w:tcMar>
              <w:top w:w="60" w:type="dxa"/>
              <w:left w:w="80" w:type="dxa"/>
              <w:bottom w:w="60" w:type="dxa"/>
              <w:right w:w="80" w:type="dxa"/>
            </w:tcMar>
            <w:vAlign w:val="center"/>
          </w:tcPr>
          <w:p w14:paraId="4D1F5D7D" w14:textId="77777777" w:rsidR="0021263D" w:rsidRDefault="00000000">
            <w:pPr>
              <w:jc w:val="right"/>
            </w:pPr>
            <w:r>
              <w:t>-60.4</w:t>
            </w:r>
          </w:p>
        </w:tc>
      </w:tr>
      <w:tr w:rsidR="0021263D" w14:paraId="4D1F5D85" w14:textId="77777777">
        <w:tblPrEx>
          <w:tblCellMar>
            <w:top w:w="0" w:type="dxa"/>
            <w:bottom w:w="0" w:type="dxa"/>
          </w:tblCellMar>
        </w:tblPrEx>
        <w:tc>
          <w:tcPr>
            <w:tcW w:w="26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7F" w14:textId="77777777" w:rsidR="0021263D" w:rsidRDefault="00000000">
            <w:r>
              <w:t>FTSE EPRA/NAREIT EU</w:t>
            </w:r>
          </w:p>
        </w:tc>
        <w:tc>
          <w:tcPr>
            <w:tcW w:w="10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80" w14:textId="77777777" w:rsidR="0021263D" w:rsidRDefault="00000000">
            <w:pPr>
              <w:jc w:val="right"/>
            </w:pPr>
            <w:r>
              <w:t>3.64</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81" w14:textId="77777777" w:rsidR="0021263D" w:rsidRDefault="00000000">
            <w:pPr>
              <w:jc w:val="right"/>
            </w:pPr>
            <w:r>
              <w:t>19.61</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82" w14:textId="77777777" w:rsidR="0021263D" w:rsidRDefault="00000000">
            <w:pPr>
              <w:jc w:val="right"/>
            </w:pPr>
            <w:r>
              <w:t>-1.02</w:t>
            </w:r>
          </w:p>
        </w:tc>
        <w:tc>
          <w:tcPr>
            <w:tcW w:w="90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83" w14:textId="77777777" w:rsidR="0021263D" w:rsidRDefault="00000000">
            <w:pPr>
              <w:jc w:val="right"/>
            </w:pPr>
            <w:r>
              <w:t>10.00</w:t>
            </w:r>
          </w:p>
        </w:tc>
        <w:tc>
          <w:tcPr>
            <w:tcW w:w="106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D84" w14:textId="77777777" w:rsidR="0021263D" w:rsidRDefault="00000000">
            <w:pPr>
              <w:jc w:val="right"/>
            </w:pPr>
            <w:r>
              <w:t>-76.9</w:t>
            </w:r>
          </w:p>
        </w:tc>
      </w:tr>
    </w:tbl>
    <w:p w14:paraId="4D1F5D86" w14:textId="77777777" w:rsidR="0021263D" w:rsidRDefault="00000000">
      <w:pPr>
        <w:spacing w:line="280" w:lineRule="atLeast"/>
        <w:ind w:left="2608" w:firstLine="425"/>
        <w:jc w:val="both"/>
      </w:pPr>
      <w:r>
        <w:t>Table F.2 reports pairwise return correlations for the same period. The six European equity indices are highly co-integrated, with pairwise correlations ranging from 0.82 (DAX-IBEX) to 0.98 (CAC-</w:t>
      </w:r>
      <w:proofErr w:type="spellStart"/>
      <w:r>
        <w:t>EuroStoxx</w:t>
      </w:r>
      <w:proofErr w:type="spellEnd"/>
      <w:r>
        <w:t xml:space="preserve"> 50). Gold has near-zero or slightly negative correlation with all equity indices (range: -0.02 to +0.08), explaining its persistent presence in CVaR-optimal portfolios as a tail-risk diversifier. Brent and Bloomberg Commodity are moderately correlated (0.67), reflecting shared energy exposure. The STOXX Europe 600 has high correlation with the individual European equity indices (0.60 to 0.71), consistent with its role as a cap-weighted aggregate of those markets.</w:t>
      </w:r>
    </w:p>
    <w:p w14:paraId="4D1F5D87" w14:textId="77777777" w:rsidR="0021263D" w:rsidRDefault="00000000">
      <w:pPr>
        <w:keepNext/>
        <w:spacing w:before="240" w:after="120" w:line="280" w:lineRule="atLeast"/>
        <w:ind w:left="2608"/>
        <w:jc w:val="both"/>
      </w:pPr>
      <w:r>
        <w:rPr>
          <w:sz w:val="18"/>
          <w:szCs w:val="18"/>
        </w:rPr>
        <w:t>Table A2. Pairwise Return Correlations: Risky Asset Returns, January 2000 to April 2026</w:t>
      </w:r>
    </w:p>
    <w:p w14:paraId="4D1F5D88" w14:textId="77777777" w:rsidR="0021263D" w:rsidRDefault="00000000">
      <w:pPr>
        <w:keepNext/>
        <w:spacing w:after="60" w:line="260" w:lineRule="atLeast"/>
        <w:ind w:left="2608"/>
        <w:jc w:val="both"/>
      </w:pPr>
      <w:r>
        <w:rPr>
          <w:sz w:val="16"/>
          <w:szCs w:val="16"/>
        </w:rPr>
        <w:t xml:space="preserve">Pairwise Pearson correlations of weekly simple returns, approximately 1,370 observations. Asset abbreviations: BCOM = Bloomberg Commodity Index; Brent = Brent Crude Oil (front month); Gold = Gold Spot USD/oz; CAC = CAC 40; DAX = DAX 40; ESTX = </w:t>
      </w:r>
      <w:proofErr w:type="spellStart"/>
      <w:r>
        <w:rPr>
          <w:sz w:val="16"/>
          <w:szCs w:val="16"/>
        </w:rPr>
        <w:t>EuroStoxx</w:t>
      </w:r>
      <w:proofErr w:type="spellEnd"/>
      <w:r>
        <w:rPr>
          <w:sz w:val="16"/>
          <w:szCs w:val="16"/>
        </w:rPr>
        <w:t xml:space="preserve"> 50; MIB = FTSE MIB; IBEX = IBEX 35; STOXX = STOXX Europe 600; SDAX = SDAX Small Cap.</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6"/>
        <w:gridCol w:w="940"/>
        <w:gridCol w:w="940"/>
        <w:gridCol w:w="940"/>
        <w:gridCol w:w="940"/>
        <w:gridCol w:w="940"/>
        <w:gridCol w:w="940"/>
        <w:gridCol w:w="940"/>
        <w:gridCol w:w="940"/>
        <w:gridCol w:w="940"/>
        <w:gridCol w:w="940"/>
      </w:tblGrid>
      <w:tr w:rsidR="0021263D" w14:paraId="4D1F5D94" w14:textId="77777777">
        <w:tblPrEx>
          <w:tblCellMar>
            <w:top w:w="0" w:type="dxa"/>
            <w:bottom w:w="0" w:type="dxa"/>
          </w:tblCellMar>
        </w:tblPrEx>
        <w:trPr>
          <w:tblHeader/>
        </w:trPr>
        <w:tc>
          <w:tcPr>
            <w:tcW w:w="1066"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9" w14:textId="77777777" w:rsidR="0021263D" w:rsidRDefault="0021263D">
            <w:pPr>
              <w:jc w:val="center"/>
            </w:pP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A" w14:textId="77777777" w:rsidR="0021263D" w:rsidRDefault="00000000">
            <w:pPr>
              <w:jc w:val="right"/>
            </w:pPr>
            <w:proofErr w:type="spellStart"/>
            <w:r>
              <w:rPr>
                <w:b/>
                <w:bCs/>
                <w:sz w:val="17"/>
                <w:szCs w:val="17"/>
              </w:rPr>
              <w:t>BComm</w:t>
            </w:r>
            <w:proofErr w:type="spellEnd"/>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B" w14:textId="77777777" w:rsidR="0021263D" w:rsidRDefault="00000000">
            <w:pPr>
              <w:jc w:val="right"/>
            </w:pPr>
            <w:r>
              <w:rPr>
                <w:b/>
                <w:bCs/>
                <w:sz w:val="17"/>
                <w:szCs w:val="17"/>
              </w:rPr>
              <w:t>Brent</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C" w14:textId="77777777" w:rsidR="0021263D" w:rsidRDefault="00000000">
            <w:pPr>
              <w:jc w:val="right"/>
            </w:pPr>
            <w:r>
              <w:rPr>
                <w:b/>
                <w:bCs/>
                <w:sz w:val="17"/>
                <w:szCs w:val="17"/>
              </w:rPr>
              <w:t>Gold</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D" w14:textId="77777777" w:rsidR="0021263D" w:rsidRDefault="00000000">
            <w:pPr>
              <w:jc w:val="right"/>
            </w:pPr>
            <w:r>
              <w:rPr>
                <w:b/>
                <w:bCs/>
                <w:sz w:val="17"/>
                <w:szCs w:val="17"/>
              </w:rPr>
              <w:t>CAC</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E" w14:textId="77777777" w:rsidR="0021263D" w:rsidRDefault="00000000">
            <w:pPr>
              <w:jc w:val="right"/>
            </w:pPr>
            <w:r>
              <w:rPr>
                <w:b/>
                <w:bCs/>
                <w:sz w:val="17"/>
                <w:szCs w:val="17"/>
              </w:rPr>
              <w:t>DAX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8F" w14:textId="77777777" w:rsidR="0021263D" w:rsidRDefault="00000000">
            <w:pPr>
              <w:jc w:val="right"/>
            </w:pPr>
            <w:proofErr w:type="spellStart"/>
            <w:r>
              <w:rPr>
                <w:b/>
                <w:bCs/>
                <w:sz w:val="17"/>
                <w:szCs w:val="17"/>
              </w:rPr>
              <w:t>EuroSx</w:t>
            </w:r>
            <w:proofErr w:type="spellEnd"/>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90" w14:textId="77777777" w:rsidR="0021263D" w:rsidRDefault="00000000">
            <w:pPr>
              <w:jc w:val="right"/>
            </w:pPr>
            <w:r>
              <w:rPr>
                <w:b/>
                <w:bCs/>
                <w:sz w:val="17"/>
                <w:szCs w:val="17"/>
              </w:rPr>
              <w:t>MIB</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91" w14:textId="77777777" w:rsidR="0021263D" w:rsidRDefault="00000000">
            <w:pPr>
              <w:jc w:val="right"/>
            </w:pPr>
            <w:r>
              <w:rPr>
                <w:b/>
                <w:bCs/>
                <w:sz w:val="17"/>
                <w:szCs w:val="17"/>
              </w:rPr>
              <w:t>IBEX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92" w14:textId="77777777" w:rsidR="0021263D" w:rsidRDefault="00000000">
            <w:pPr>
              <w:jc w:val="right"/>
            </w:pPr>
            <w:r>
              <w:rPr>
                <w:b/>
                <w:bCs/>
                <w:sz w:val="17"/>
                <w:szCs w:val="17"/>
              </w:rPr>
              <w:t>STOXX</w:t>
            </w:r>
          </w:p>
        </w:tc>
        <w:tc>
          <w:tcPr>
            <w:tcW w:w="940" w:type="dxa"/>
            <w:tcBorders>
              <w:top w:val="single" w:sz="12" w:space="0" w:color="000000"/>
              <w:left w:val="nil"/>
              <w:bottom w:val="single" w:sz="6" w:space="0" w:color="000000"/>
              <w:right w:val="nil"/>
            </w:tcBorders>
            <w:tcMar>
              <w:top w:w="60" w:type="dxa"/>
              <w:left w:w="80" w:type="dxa"/>
              <w:bottom w:w="60" w:type="dxa"/>
              <w:right w:w="80" w:type="dxa"/>
            </w:tcMar>
            <w:vAlign w:val="center"/>
          </w:tcPr>
          <w:p w14:paraId="4D1F5D93" w14:textId="77777777" w:rsidR="0021263D" w:rsidRDefault="00000000">
            <w:pPr>
              <w:jc w:val="right"/>
            </w:pPr>
            <w:r>
              <w:rPr>
                <w:b/>
                <w:bCs/>
                <w:sz w:val="17"/>
                <w:szCs w:val="17"/>
              </w:rPr>
              <w:t>EPRA</w:t>
            </w:r>
          </w:p>
        </w:tc>
      </w:tr>
      <w:tr w:rsidR="0021263D" w14:paraId="4D1F5DA0"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95" w14:textId="77777777" w:rsidR="0021263D" w:rsidRDefault="00000000">
            <w:proofErr w:type="spellStart"/>
            <w:r>
              <w:rPr>
                <w:sz w:val="17"/>
                <w:szCs w:val="17"/>
              </w:rPr>
              <w:t>BComm</w:t>
            </w:r>
            <w:proofErr w:type="spellEnd"/>
          </w:p>
        </w:tc>
        <w:tc>
          <w:tcPr>
            <w:tcW w:w="940" w:type="dxa"/>
            <w:tcBorders>
              <w:top w:val="nil"/>
              <w:left w:val="nil"/>
              <w:bottom w:val="nil"/>
              <w:right w:val="nil"/>
            </w:tcBorders>
            <w:tcMar>
              <w:top w:w="60" w:type="dxa"/>
              <w:left w:w="80" w:type="dxa"/>
              <w:bottom w:w="60" w:type="dxa"/>
              <w:right w:w="80" w:type="dxa"/>
            </w:tcMar>
            <w:vAlign w:val="center"/>
          </w:tcPr>
          <w:p w14:paraId="4D1F5D96"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97" w14:textId="77777777" w:rsidR="0021263D" w:rsidRDefault="00000000">
            <w:pPr>
              <w:jc w:val="right"/>
            </w:pPr>
            <w:r>
              <w:rPr>
                <w:sz w:val="17"/>
                <w:szCs w:val="17"/>
              </w:rPr>
              <w:t>0.67</w:t>
            </w:r>
          </w:p>
        </w:tc>
        <w:tc>
          <w:tcPr>
            <w:tcW w:w="940" w:type="dxa"/>
            <w:tcBorders>
              <w:top w:val="nil"/>
              <w:left w:val="nil"/>
              <w:bottom w:val="nil"/>
              <w:right w:val="nil"/>
            </w:tcBorders>
            <w:tcMar>
              <w:top w:w="60" w:type="dxa"/>
              <w:left w:w="80" w:type="dxa"/>
              <w:bottom w:w="60" w:type="dxa"/>
              <w:right w:w="80" w:type="dxa"/>
            </w:tcMar>
            <w:vAlign w:val="center"/>
          </w:tcPr>
          <w:p w14:paraId="4D1F5D98"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D99" w14:textId="77777777" w:rsidR="0021263D" w:rsidRDefault="00000000">
            <w:pPr>
              <w:jc w:val="right"/>
            </w:pPr>
            <w:r>
              <w:rPr>
                <w:sz w:val="17"/>
                <w:szCs w:val="17"/>
              </w:rPr>
              <w:t>0.25</w:t>
            </w:r>
          </w:p>
        </w:tc>
        <w:tc>
          <w:tcPr>
            <w:tcW w:w="940" w:type="dxa"/>
            <w:tcBorders>
              <w:top w:val="nil"/>
              <w:left w:val="nil"/>
              <w:bottom w:val="nil"/>
              <w:right w:val="nil"/>
            </w:tcBorders>
            <w:tcMar>
              <w:top w:w="60" w:type="dxa"/>
              <w:left w:w="80" w:type="dxa"/>
              <w:bottom w:w="60" w:type="dxa"/>
              <w:right w:w="80" w:type="dxa"/>
            </w:tcMar>
            <w:vAlign w:val="center"/>
          </w:tcPr>
          <w:p w14:paraId="4D1F5D9A" w14:textId="77777777" w:rsidR="0021263D" w:rsidRDefault="00000000">
            <w:pPr>
              <w:jc w:val="right"/>
            </w:pPr>
            <w:r>
              <w:rPr>
                <w:sz w:val="17"/>
                <w:szCs w:val="17"/>
              </w:rPr>
              <w:t>0.23</w:t>
            </w:r>
          </w:p>
        </w:tc>
        <w:tc>
          <w:tcPr>
            <w:tcW w:w="940" w:type="dxa"/>
            <w:tcBorders>
              <w:top w:val="nil"/>
              <w:left w:val="nil"/>
              <w:bottom w:val="nil"/>
              <w:right w:val="nil"/>
            </w:tcBorders>
            <w:tcMar>
              <w:top w:w="60" w:type="dxa"/>
              <w:left w:w="80" w:type="dxa"/>
              <w:bottom w:w="60" w:type="dxa"/>
              <w:right w:w="80" w:type="dxa"/>
            </w:tcMar>
            <w:vAlign w:val="center"/>
          </w:tcPr>
          <w:p w14:paraId="4D1F5D9B"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D9C" w14:textId="77777777" w:rsidR="0021263D" w:rsidRDefault="00000000">
            <w:pPr>
              <w:jc w:val="right"/>
            </w:pPr>
            <w:r>
              <w:rPr>
                <w:sz w:val="17"/>
                <w:szCs w:val="17"/>
              </w:rPr>
              <w:t>0.22</w:t>
            </w:r>
          </w:p>
        </w:tc>
        <w:tc>
          <w:tcPr>
            <w:tcW w:w="940" w:type="dxa"/>
            <w:tcBorders>
              <w:top w:val="nil"/>
              <w:left w:val="nil"/>
              <w:bottom w:val="nil"/>
              <w:right w:val="nil"/>
            </w:tcBorders>
            <w:tcMar>
              <w:top w:w="60" w:type="dxa"/>
              <w:left w:w="80" w:type="dxa"/>
              <w:bottom w:w="60" w:type="dxa"/>
              <w:right w:w="80" w:type="dxa"/>
            </w:tcMar>
            <w:vAlign w:val="center"/>
          </w:tcPr>
          <w:p w14:paraId="4D1F5D9D"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9E" w14:textId="77777777" w:rsidR="0021263D" w:rsidRDefault="00000000">
            <w:pPr>
              <w:jc w:val="right"/>
            </w:pPr>
            <w:r>
              <w:rPr>
                <w:sz w:val="17"/>
                <w:szCs w:val="17"/>
              </w:rPr>
              <w:t>0.30</w:t>
            </w:r>
          </w:p>
        </w:tc>
        <w:tc>
          <w:tcPr>
            <w:tcW w:w="940" w:type="dxa"/>
            <w:tcBorders>
              <w:top w:val="nil"/>
              <w:left w:val="nil"/>
              <w:bottom w:val="nil"/>
              <w:right w:val="nil"/>
            </w:tcBorders>
            <w:tcMar>
              <w:top w:w="60" w:type="dxa"/>
              <w:left w:w="80" w:type="dxa"/>
              <w:bottom w:w="60" w:type="dxa"/>
              <w:right w:w="80" w:type="dxa"/>
            </w:tcMar>
            <w:vAlign w:val="center"/>
          </w:tcPr>
          <w:p w14:paraId="4D1F5D9F" w14:textId="77777777" w:rsidR="0021263D" w:rsidRDefault="00000000">
            <w:pPr>
              <w:jc w:val="right"/>
            </w:pPr>
            <w:r>
              <w:rPr>
                <w:sz w:val="17"/>
                <w:szCs w:val="17"/>
              </w:rPr>
              <w:t>0.26</w:t>
            </w:r>
          </w:p>
        </w:tc>
      </w:tr>
      <w:tr w:rsidR="0021263D" w14:paraId="4D1F5DAC"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A1" w14:textId="77777777" w:rsidR="0021263D" w:rsidRDefault="00000000">
            <w:r>
              <w:rPr>
                <w:sz w:val="17"/>
                <w:szCs w:val="17"/>
              </w:rPr>
              <w:t>Brent</w:t>
            </w:r>
          </w:p>
        </w:tc>
        <w:tc>
          <w:tcPr>
            <w:tcW w:w="940" w:type="dxa"/>
            <w:tcBorders>
              <w:top w:val="nil"/>
              <w:left w:val="nil"/>
              <w:bottom w:val="nil"/>
              <w:right w:val="nil"/>
            </w:tcBorders>
            <w:tcMar>
              <w:top w:w="60" w:type="dxa"/>
              <w:left w:w="80" w:type="dxa"/>
              <w:bottom w:w="60" w:type="dxa"/>
              <w:right w:w="80" w:type="dxa"/>
            </w:tcMar>
            <w:vAlign w:val="center"/>
          </w:tcPr>
          <w:p w14:paraId="4D1F5DA2" w14:textId="77777777" w:rsidR="0021263D" w:rsidRDefault="00000000">
            <w:pPr>
              <w:jc w:val="right"/>
            </w:pPr>
            <w:r>
              <w:rPr>
                <w:sz w:val="17"/>
                <w:szCs w:val="17"/>
              </w:rPr>
              <w:t>0.67</w:t>
            </w:r>
          </w:p>
        </w:tc>
        <w:tc>
          <w:tcPr>
            <w:tcW w:w="940" w:type="dxa"/>
            <w:tcBorders>
              <w:top w:val="nil"/>
              <w:left w:val="nil"/>
              <w:bottom w:val="nil"/>
              <w:right w:val="nil"/>
            </w:tcBorders>
            <w:tcMar>
              <w:top w:w="60" w:type="dxa"/>
              <w:left w:w="80" w:type="dxa"/>
              <w:bottom w:w="60" w:type="dxa"/>
              <w:right w:w="80" w:type="dxa"/>
            </w:tcMar>
            <w:vAlign w:val="center"/>
          </w:tcPr>
          <w:p w14:paraId="4D1F5DA3"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A4" w14:textId="77777777" w:rsidR="0021263D" w:rsidRDefault="00000000">
            <w:pPr>
              <w:jc w:val="right"/>
            </w:pPr>
            <w:r>
              <w:rPr>
                <w:sz w:val="17"/>
                <w:szCs w:val="17"/>
              </w:rPr>
              <w:t>0.06</w:t>
            </w:r>
          </w:p>
        </w:tc>
        <w:tc>
          <w:tcPr>
            <w:tcW w:w="940" w:type="dxa"/>
            <w:tcBorders>
              <w:top w:val="nil"/>
              <w:left w:val="nil"/>
              <w:bottom w:val="nil"/>
              <w:right w:val="nil"/>
            </w:tcBorders>
            <w:tcMar>
              <w:top w:w="60" w:type="dxa"/>
              <w:left w:w="80" w:type="dxa"/>
              <w:bottom w:w="60" w:type="dxa"/>
              <w:right w:w="80" w:type="dxa"/>
            </w:tcMar>
            <w:vAlign w:val="center"/>
          </w:tcPr>
          <w:p w14:paraId="4D1F5DA5"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DA6"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DA7" w14:textId="77777777" w:rsidR="0021263D" w:rsidRDefault="00000000">
            <w:pPr>
              <w:jc w:val="right"/>
            </w:pPr>
            <w:r>
              <w:rPr>
                <w:sz w:val="17"/>
                <w:szCs w:val="17"/>
              </w:rPr>
              <w:t>0.20</w:t>
            </w:r>
          </w:p>
        </w:tc>
        <w:tc>
          <w:tcPr>
            <w:tcW w:w="940" w:type="dxa"/>
            <w:tcBorders>
              <w:top w:val="nil"/>
              <w:left w:val="nil"/>
              <w:bottom w:val="nil"/>
              <w:right w:val="nil"/>
            </w:tcBorders>
            <w:tcMar>
              <w:top w:w="60" w:type="dxa"/>
              <w:left w:w="80" w:type="dxa"/>
              <w:bottom w:w="60" w:type="dxa"/>
              <w:right w:w="80" w:type="dxa"/>
            </w:tcMar>
            <w:vAlign w:val="center"/>
          </w:tcPr>
          <w:p w14:paraId="4D1F5DA8"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DA9"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AA"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DAB" w14:textId="77777777" w:rsidR="0021263D" w:rsidRDefault="00000000">
            <w:pPr>
              <w:jc w:val="right"/>
            </w:pPr>
            <w:r>
              <w:rPr>
                <w:sz w:val="17"/>
                <w:szCs w:val="17"/>
              </w:rPr>
              <w:t>0.17</w:t>
            </w:r>
          </w:p>
        </w:tc>
      </w:tr>
      <w:tr w:rsidR="0021263D" w14:paraId="4D1F5DB8"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AD" w14:textId="77777777" w:rsidR="0021263D" w:rsidRDefault="00000000">
            <w:r>
              <w:rPr>
                <w:sz w:val="17"/>
                <w:szCs w:val="17"/>
              </w:rPr>
              <w:t>Gold</w:t>
            </w:r>
          </w:p>
        </w:tc>
        <w:tc>
          <w:tcPr>
            <w:tcW w:w="940" w:type="dxa"/>
            <w:tcBorders>
              <w:top w:val="nil"/>
              <w:left w:val="nil"/>
              <w:bottom w:val="nil"/>
              <w:right w:val="nil"/>
            </w:tcBorders>
            <w:tcMar>
              <w:top w:w="60" w:type="dxa"/>
              <w:left w:w="80" w:type="dxa"/>
              <w:bottom w:w="60" w:type="dxa"/>
              <w:right w:w="80" w:type="dxa"/>
            </w:tcMar>
            <w:vAlign w:val="center"/>
          </w:tcPr>
          <w:p w14:paraId="4D1F5DAE"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DAF" w14:textId="77777777" w:rsidR="0021263D" w:rsidRDefault="00000000">
            <w:pPr>
              <w:jc w:val="right"/>
            </w:pPr>
            <w:r>
              <w:rPr>
                <w:sz w:val="17"/>
                <w:szCs w:val="17"/>
              </w:rPr>
              <w:t>0.06</w:t>
            </w:r>
          </w:p>
        </w:tc>
        <w:tc>
          <w:tcPr>
            <w:tcW w:w="940" w:type="dxa"/>
            <w:tcBorders>
              <w:top w:val="nil"/>
              <w:left w:val="nil"/>
              <w:bottom w:val="nil"/>
              <w:right w:val="nil"/>
            </w:tcBorders>
            <w:tcMar>
              <w:top w:w="60" w:type="dxa"/>
              <w:left w:w="80" w:type="dxa"/>
              <w:bottom w:w="60" w:type="dxa"/>
              <w:right w:w="80" w:type="dxa"/>
            </w:tcMar>
            <w:vAlign w:val="center"/>
          </w:tcPr>
          <w:p w14:paraId="4D1F5DB0"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B1"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B2"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B3"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DB4" w14:textId="77777777" w:rsidR="0021263D" w:rsidRDefault="00000000">
            <w:pPr>
              <w:jc w:val="right"/>
            </w:pPr>
            <w:r>
              <w:rPr>
                <w:sz w:val="17"/>
                <w:szCs w:val="17"/>
              </w:rPr>
              <w:t>-0.02</w:t>
            </w:r>
          </w:p>
        </w:tc>
        <w:tc>
          <w:tcPr>
            <w:tcW w:w="940" w:type="dxa"/>
            <w:tcBorders>
              <w:top w:val="nil"/>
              <w:left w:val="nil"/>
              <w:bottom w:val="nil"/>
              <w:right w:val="nil"/>
            </w:tcBorders>
            <w:tcMar>
              <w:top w:w="60" w:type="dxa"/>
              <w:left w:w="80" w:type="dxa"/>
              <w:bottom w:w="60" w:type="dxa"/>
              <w:right w:w="80" w:type="dxa"/>
            </w:tcMar>
            <w:vAlign w:val="center"/>
          </w:tcPr>
          <w:p w14:paraId="4D1F5DB5"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DB6"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B7" w14:textId="77777777" w:rsidR="0021263D" w:rsidRDefault="00000000">
            <w:pPr>
              <w:jc w:val="right"/>
            </w:pPr>
            <w:r>
              <w:rPr>
                <w:sz w:val="17"/>
                <w:szCs w:val="17"/>
              </w:rPr>
              <w:t>0.08</w:t>
            </w:r>
          </w:p>
        </w:tc>
      </w:tr>
      <w:tr w:rsidR="0021263D" w14:paraId="4D1F5DC4"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B9" w14:textId="77777777" w:rsidR="0021263D" w:rsidRDefault="00000000">
            <w:r>
              <w:rPr>
                <w:sz w:val="17"/>
                <w:szCs w:val="17"/>
              </w:rPr>
              <w:t>CAC</w:t>
            </w:r>
          </w:p>
        </w:tc>
        <w:tc>
          <w:tcPr>
            <w:tcW w:w="940" w:type="dxa"/>
            <w:tcBorders>
              <w:top w:val="nil"/>
              <w:left w:val="nil"/>
              <w:bottom w:val="nil"/>
              <w:right w:val="nil"/>
            </w:tcBorders>
            <w:tcMar>
              <w:top w:w="60" w:type="dxa"/>
              <w:left w:w="80" w:type="dxa"/>
              <w:bottom w:w="60" w:type="dxa"/>
              <w:right w:w="80" w:type="dxa"/>
            </w:tcMar>
            <w:vAlign w:val="center"/>
          </w:tcPr>
          <w:p w14:paraId="4D1F5DBA" w14:textId="77777777" w:rsidR="0021263D" w:rsidRDefault="00000000">
            <w:pPr>
              <w:jc w:val="right"/>
            </w:pPr>
            <w:r>
              <w:rPr>
                <w:sz w:val="17"/>
                <w:szCs w:val="17"/>
              </w:rPr>
              <w:t>0.25</w:t>
            </w:r>
          </w:p>
        </w:tc>
        <w:tc>
          <w:tcPr>
            <w:tcW w:w="940" w:type="dxa"/>
            <w:tcBorders>
              <w:top w:val="nil"/>
              <w:left w:val="nil"/>
              <w:bottom w:val="nil"/>
              <w:right w:val="nil"/>
            </w:tcBorders>
            <w:tcMar>
              <w:top w:w="60" w:type="dxa"/>
              <w:left w:w="80" w:type="dxa"/>
              <w:bottom w:w="60" w:type="dxa"/>
              <w:right w:w="80" w:type="dxa"/>
            </w:tcMar>
            <w:vAlign w:val="center"/>
          </w:tcPr>
          <w:p w14:paraId="4D1F5DBB"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DBC"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BD"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BE" w14:textId="77777777" w:rsidR="0021263D" w:rsidRDefault="00000000">
            <w:pPr>
              <w:jc w:val="right"/>
            </w:pPr>
            <w:r>
              <w:rPr>
                <w:sz w:val="17"/>
                <w:szCs w:val="17"/>
              </w:rPr>
              <w:t>0.92</w:t>
            </w:r>
          </w:p>
        </w:tc>
        <w:tc>
          <w:tcPr>
            <w:tcW w:w="940" w:type="dxa"/>
            <w:tcBorders>
              <w:top w:val="nil"/>
              <w:left w:val="nil"/>
              <w:bottom w:val="nil"/>
              <w:right w:val="nil"/>
            </w:tcBorders>
            <w:tcMar>
              <w:top w:w="60" w:type="dxa"/>
              <w:left w:w="80" w:type="dxa"/>
              <w:bottom w:w="60" w:type="dxa"/>
              <w:right w:w="80" w:type="dxa"/>
            </w:tcMar>
            <w:vAlign w:val="center"/>
          </w:tcPr>
          <w:p w14:paraId="4D1F5DBF" w14:textId="77777777" w:rsidR="0021263D" w:rsidRDefault="00000000">
            <w:pPr>
              <w:jc w:val="right"/>
            </w:pPr>
            <w:r>
              <w:rPr>
                <w:sz w:val="17"/>
                <w:szCs w:val="17"/>
              </w:rPr>
              <w:t>0.98</w:t>
            </w:r>
          </w:p>
        </w:tc>
        <w:tc>
          <w:tcPr>
            <w:tcW w:w="940" w:type="dxa"/>
            <w:tcBorders>
              <w:top w:val="nil"/>
              <w:left w:val="nil"/>
              <w:bottom w:val="nil"/>
              <w:right w:val="nil"/>
            </w:tcBorders>
            <w:tcMar>
              <w:top w:w="60" w:type="dxa"/>
              <w:left w:w="80" w:type="dxa"/>
              <w:bottom w:w="60" w:type="dxa"/>
              <w:right w:w="80" w:type="dxa"/>
            </w:tcMar>
            <w:vAlign w:val="center"/>
          </w:tcPr>
          <w:p w14:paraId="4D1F5DC0"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C1" w14:textId="77777777" w:rsidR="0021263D" w:rsidRDefault="00000000">
            <w:pPr>
              <w:jc w:val="right"/>
            </w:pPr>
            <w:r>
              <w:rPr>
                <w:sz w:val="17"/>
                <w:szCs w:val="17"/>
              </w:rPr>
              <w:t>0.86</w:t>
            </w:r>
          </w:p>
        </w:tc>
        <w:tc>
          <w:tcPr>
            <w:tcW w:w="940" w:type="dxa"/>
            <w:tcBorders>
              <w:top w:val="nil"/>
              <w:left w:val="nil"/>
              <w:bottom w:val="nil"/>
              <w:right w:val="nil"/>
            </w:tcBorders>
            <w:tcMar>
              <w:top w:w="60" w:type="dxa"/>
              <w:left w:w="80" w:type="dxa"/>
              <w:bottom w:w="60" w:type="dxa"/>
              <w:right w:w="80" w:type="dxa"/>
            </w:tcMar>
            <w:vAlign w:val="center"/>
          </w:tcPr>
          <w:p w14:paraId="4D1F5DC2"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C3" w14:textId="77777777" w:rsidR="0021263D" w:rsidRDefault="00000000">
            <w:pPr>
              <w:jc w:val="right"/>
            </w:pPr>
            <w:r>
              <w:rPr>
                <w:sz w:val="17"/>
                <w:szCs w:val="17"/>
              </w:rPr>
              <w:t>0.65</w:t>
            </w:r>
          </w:p>
        </w:tc>
      </w:tr>
      <w:tr w:rsidR="0021263D" w14:paraId="4D1F5DD0"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C5" w14:textId="77777777" w:rsidR="0021263D" w:rsidRDefault="00000000">
            <w:r>
              <w:rPr>
                <w:sz w:val="17"/>
                <w:szCs w:val="17"/>
              </w:rPr>
              <w:t>DAX</w:t>
            </w:r>
          </w:p>
        </w:tc>
        <w:tc>
          <w:tcPr>
            <w:tcW w:w="940" w:type="dxa"/>
            <w:tcBorders>
              <w:top w:val="nil"/>
              <w:left w:val="nil"/>
              <w:bottom w:val="nil"/>
              <w:right w:val="nil"/>
            </w:tcBorders>
            <w:tcMar>
              <w:top w:w="60" w:type="dxa"/>
              <w:left w:w="80" w:type="dxa"/>
              <w:bottom w:w="60" w:type="dxa"/>
              <w:right w:w="80" w:type="dxa"/>
            </w:tcMar>
            <w:vAlign w:val="center"/>
          </w:tcPr>
          <w:p w14:paraId="4D1F5DC6" w14:textId="77777777" w:rsidR="0021263D" w:rsidRDefault="00000000">
            <w:pPr>
              <w:jc w:val="right"/>
            </w:pPr>
            <w:r>
              <w:rPr>
                <w:sz w:val="17"/>
                <w:szCs w:val="17"/>
              </w:rPr>
              <w:t>0.23</w:t>
            </w:r>
          </w:p>
        </w:tc>
        <w:tc>
          <w:tcPr>
            <w:tcW w:w="940" w:type="dxa"/>
            <w:tcBorders>
              <w:top w:val="nil"/>
              <w:left w:val="nil"/>
              <w:bottom w:val="nil"/>
              <w:right w:val="nil"/>
            </w:tcBorders>
            <w:tcMar>
              <w:top w:w="60" w:type="dxa"/>
              <w:left w:w="80" w:type="dxa"/>
              <w:bottom w:w="60" w:type="dxa"/>
              <w:right w:w="80" w:type="dxa"/>
            </w:tcMar>
            <w:vAlign w:val="center"/>
          </w:tcPr>
          <w:p w14:paraId="4D1F5DC7" w14:textId="77777777" w:rsidR="0021263D" w:rsidRDefault="00000000">
            <w:pPr>
              <w:jc w:val="right"/>
            </w:pPr>
            <w:r>
              <w:rPr>
                <w:sz w:val="17"/>
                <w:szCs w:val="17"/>
              </w:rPr>
              <w:t>0.17</w:t>
            </w:r>
          </w:p>
        </w:tc>
        <w:tc>
          <w:tcPr>
            <w:tcW w:w="940" w:type="dxa"/>
            <w:tcBorders>
              <w:top w:val="nil"/>
              <w:left w:val="nil"/>
              <w:bottom w:val="nil"/>
              <w:right w:val="nil"/>
            </w:tcBorders>
            <w:tcMar>
              <w:top w:w="60" w:type="dxa"/>
              <w:left w:w="80" w:type="dxa"/>
              <w:bottom w:w="60" w:type="dxa"/>
              <w:right w:w="80" w:type="dxa"/>
            </w:tcMar>
            <w:vAlign w:val="center"/>
          </w:tcPr>
          <w:p w14:paraId="4D1F5DC8"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C9" w14:textId="77777777" w:rsidR="0021263D" w:rsidRDefault="00000000">
            <w:pPr>
              <w:jc w:val="right"/>
            </w:pPr>
            <w:r>
              <w:rPr>
                <w:sz w:val="17"/>
                <w:szCs w:val="17"/>
              </w:rPr>
              <w:t>0.92</w:t>
            </w:r>
          </w:p>
        </w:tc>
        <w:tc>
          <w:tcPr>
            <w:tcW w:w="940" w:type="dxa"/>
            <w:tcBorders>
              <w:top w:val="nil"/>
              <w:left w:val="nil"/>
              <w:bottom w:val="nil"/>
              <w:right w:val="nil"/>
            </w:tcBorders>
            <w:tcMar>
              <w:top w:w="60" w:type="dxa"/>
              <w:left w:w="80" w:type="dxa"/>
              <w:bottom w:w="60" w:type="dxa"/>
              <w:right w:w="80" w:type="dxa"/>
            </w:tcMar>
            <w:vAlign w:val="center"/>
          </w:tcPr>
          <w:p w14:paraId="4D1F5DCA"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CB" w14:textId="77777777" w:rsidR="0021263D" w:rsidRDefault="00000000">
            <w:pPr>
              <w:jc w:val="right"/>
            </w:pPr>
            <w:r>
              <w:rPr>
                <w:sz w:val="17"/>
                <w:szCs w:val="17"/>
              </w:rPr>
              <w:t>0.95</w:t>
            </w:r>
          </w:p>
        </w:tc>
        <w:tc>
          <w:tcPr>
            <w:tcW w:w="940" w:type="dxa"/>
            <w:tcBorders>
              <w:top w:val="nil"/>
              <w:left w:val="nil"/>
              <w:bottom w:val="nil"/>
              <w:right w:val="nil"/>
            </w:tcBorders>
            <w:tcMar>
              <w:top w:w="60" w:type="dxa"/>
              <w:left w:w="80" w:type="dxa"/>
              <w:bottom w:w="60" w:type="dxa"/>
              <w:right w:w="80" w:type="dxa"/>
            </w:tcMar>
            <w:vAlign w:val="center"/>
          </w:tcPr>
          <w:p w14:paraId="4D1F5DCC"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CD" w14:textId="77777777" w:rsidR="0021263D" w:rsidRDefault="00000000">
            <w:pPr>
              <w:jc w:val="right"/>
            </w:pPr>
            <w:r>
              <w:rPr>
                <w:sz w:val="17"/>
                <w:szCs w:val="17"/>
              </w:rPr>
              <w:t>0.82</w:t>
            </w:r>
          </w:p>
        </w:tc>
        <w:tc>
          <w:tcPr>
            <w:tcW w:w="940" w:type="dxa"/>
            <w:tcBorders>
              <w:top w:val="nil"/>
              <w:left w:val="nil"/>
              <w:bottom w:val="nil"/>
              <w:right w:val="nil"/>
            </w:tcBorders>
            <w:tcMar>
              <w:top w:w="60" w:type="dxa"/>
              <w:left w:w="80" w:type="dxa"/>
              <w:bottom w:w="60" w:type="dxa"/>
              <w:right w:w="80" w:type="dxa"/>
            </w:tcMar>
            <w:vAlign w:val="center"/>
          </w:tcPr>
          <w:p w14:paraId="4D1F5DCE" w14:textId="77777777" w:rsidR="0021263D" w:rsidRDefault="00000000">
            <w:pPr>
              <w:jc w:val="right"/>
            </w:pPr>
            <w:r>
              <w:rPr>
                <w:sz w:val="17"/>
                <w:szCs w:val="17"/>
              </w:rPr>
              <w:t>0.93</w:t>
            </w:r>
          </w:p>
        </w:tc>
        <w:tc>
          <w:tcPr>
            <w:tcW w:w="940" w:type="dxa"/>
            <w:tcBorders>
              <w:top w:val="nil"/>
              <w:left w:val="nil"/>
              <w:bottom w:val="nil"/>
              <w:right w:val="nil"/>
            </w:tcBorders>
            <w:tcMar>
              <w:top w:w="60" w:type="dxa"/>
              <w:left w:w="80" w:type="dxa"/>
              <w:bottom w:w="60" w:type="dxa"/>
              <w:right w:w="80" w:type="dxa"/>
            </w:tcMar>
            <w:vAlign w:val="center"/>
          </w:tcPr>
          <w:p w14:paraId="4D1F5DCF" w14:textId="77777777" w:rsidR="0021263D" w:rsidRDefault="00000000">
            <w:pPr>
              <w:jc w:val="right"/>
            </w:pPr>
            <w:r>
              <w:rPr>
                <w:sz w:val="17"/>
                <w:szCs w:val="17"/>
              </w:rPr>
              <w:t>0.62</w:t>
            </w:r>
          </w:p>
        </w:tc>
      </w:tr>
      <w:tr w:rsidR="0021263D" w14:paraId="4D1F5DDC"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D1" w14:textId="77777777" w:rsidR="0021263D" w:rsidRDefault="00000000">
            <w:proofErr w:type="spellStart"/>
            <w:r>
              <w:rPr>
                <w:sz w:val="17"/>
                <w:szCs w:val="17"/>
              </w:rPr>
              <w:t>EuroSx</w:t>
            </w:r>
            <w:proofErr w:type="spellEnd"/>
          </w:p>
        </w:tc>
        <w:tc>
          <w:tcPr>
            <w:tcW w:w="940" w:type="dxa"/>
            <w:tcBorders>
              <w:top w:val="nil"/>
              <w:left w:val="nil"/>
              <w:bottom w:val="nil"/>
              <w:right w:val="nil"/>
            </w:tcBorders>
            <w:tcMar>
              <w:top w:w="60" w:type="dxa"/>
              <w:left w:w="80" w:type="dxa"/>
              <w:bottom w:w="60" w:type="dxa"/>
              <w:right w:w="80" w:type="dxa"/>
            </w:tcMar>
            <w:vAlign w:val="center"/>
          </w:tcPr>
          <w:p w14:paraId="4D1F5DD2"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DD3" w14:textId="77777777" w:rsidR="0021263D" w:rsidRDefault="00000000">
            <w:pPr>
              <w:jc w:val="right"/>
            </w:pPr>
            <w:r>
              <w:rPr>
                <w:sz w:val="17"/>
                <w:szCs w:val="17"/>
              </w:rPr>
              <w:t>0.20</w:t>
            </w:r>
          </w:p>
        </w:tc>
        <w:tc>
          <w:tcPr>
            <w:tcW w:w="940" w:type="dxa"/>
            <w:tcBorders>
              <w:top w:val="nil"/>
              <w:left w:val="nil"/>
              <w:bottom w:val="nil"/>
              <w:right w:val="nil"/>
            </w:tcBorders>
            <w:tcMar>
              <w:top w:w="60" w:type="dxa"/>
              <w:left w:w="80" w:type="dxa"/>
              <w:bottom w:w="60" w:type="dxa"/>
              <w:right w:w="80" w:type="dxa"/>
            </w:tcMar>
            <w:vAlign w:val="center"/>
          </w:tcPr>
          <w:p w14:paraId="4D1F5DD4"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DD5" w14:textId="77777777" w:rsidR="0021263D" w:rsidRDefault="00000000">
            <w:pPr>
              <w:jc w:val="right"/>
            </w:pPr>
            <w:r>
              <w:rPr>
                <w:sz w:val="17"/>
                <w:szCs w:val="17"/>
              </w:rPr>
              <w:t>0.98</w:t>
            </w:r>
          </w:p>
        </w:tc>
        <w:tc>
          <w:tcPr>
            <w:tcW w:w="940" w:type="dxa"/>
            <w:tcBorders>
              <w:top w:val="nil"/>
              <w:left w:val="nil"/>
              <w:bottom w:val="nil"/>
              <w:right w:val="nil"/>
            </w:tcBorders>
            <w:tcMar>
              <w:top w:w="60" w:type="dxa"/>
              <w:left w:w="80" w:type="dxa"/>
              <w:bottom w:w="60" w:type="dxa"/>
              <w:right w:w="80" w:type="dxa"/>
            </w:tcMar>
            <w:vAlign w:val="center"/>
          </w:tcPr>
          <w:p w14:paraId="4D1F5DD6" w14:textId="77777777" w:rsidR="0021263D" w:rsidRDefault="00000000">
            <w:pPr>
              <w:jc w:val="right"/>
            </w:pPr>
            <w:r>
              <w:rPr>
                <w:sz w:val="17"/>
                <w:szCs w:val="17"/>
              </w:rPr>
              <w:t>0.95</w:t>
            </w:r>
          </w:p>
        </w:tc>
        <w:tc>
          <w:tcPr>
            <w:tcW w:w="940" w:type="dxa"/>
            <w:tcBorders>
              <w:top w:val="nil"/>
              <w:left w:val="nil"/>
              <w:bottom w:val="nil"/>
              <w:right w:val="nil"/>
            </w:tcBorders>
            <w:tcMar>
              <w:top w:w="60" w:type="dxa"/>
              <w:left w:w="80" w:type="dxa"/>
              <w:bottom w:w="60" w:type="dxa"/>
              <w:right w:w="80" w:type="dxa"/>
            </w:tcMar>
            <w:vAlign w:val="center"/>
          </w:tcPr>
          <w:p w14:paraId="4D1F5DD7"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D8" w14:textId="77777777" w:rsidR="0021263D" w:rsidRDefault="00000000">
            <w:pPr>
              <w:jc w:val="right"/>
            </w:pPr>
            <w:r>
              <w:rPr>
                <w:sz w:val="17"/>
                <w:szCs w:val="17"/>
              </w:rPr>
              <w:t>0.91</w:t>
            </w:r>
          </w:p>
        </w:tc>
        <w:tc>
          <w:tcPr>
            <w:tcW w:w="940" w:type="dxa"/>
            <w:tcBorders>
              <w:top w:val="nil"/>
              <w:left w:val="nil"/>
              <w:bottom w:val="nil"/>
              <w:right w:val="nil"/>
            </w:tcBorders>
            <w:tcMar>
              <w:top w:w="60" w:type="dxa"/>
              <w:left w:w="80" w:type="dxa"/>
              <w:bottom w:w="60" w:type="dxa"/>
              <w:right w:w="80" w:type="dxa"/>
            </w:tcMar>
            <w:vAlign w:val="center"/>
          </w:tcPr>
          <w:p w14:paraId="4D1F5DD9"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DA"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DB" w14:textId="77777777" w:rsidR="0021263D" w:rsidRDefault="00000000">
            <w:pPr>
              <w:jc w:val="right"/>
            </w:pPr>
            <w:r>
              <w:rPr>
                <w:sz w:val="17"/>
                <w:szCs w:val="17"/>
              </w:rPr>
              <w:t>0.64</w:t>
            </w:r>
          </w:p>
        </w:tc>
      </w:tr>
      <w:tr w:rsidR="0021263D" w14:paraId="4D1F5DE8"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DD" w14:textId="77777777" w:rsidR="0021263D" w:rsidRDefault="00000000">
            <w:r>
              <w:rPr>
                <w:sz w:val="17"/>
                <w:szCs w:val="17"/>
              </w:rPr>
              <w:t>MIB</w:t>
            </w:r>
          </w:p>
        </w:tc>
        <w:tc>
          <w:tcPr>
            <w:tcW w:w="940" w:type="dxa"/>
            <w:tcBorders>
              <w:top w:val="nil"/>
              <w:left w:val="nil"/>
              <w:bottom w:val="nil"/>
              <w:right w:val="nil"/>
            </w:tcBorders>
            <w:tcMar>
              <w:top w:w="60" w:type="dxa"/>
              <w:left w:w="80" w:type="dxa"/>
              <w:bottom w:w="60" w:type="dxa"/>
              <w:right w:w="80" w:type="dxa"/>
            </w:tcMar>
            <w:vAlign w:val="center"/>
          </w:tcPr>
          <w:p w14:paraId="4D1F5DDE" w14:textId="77777777" w:rsidR="0021263D" w:rsidRDefault="00000000">
            <w:pPr>
              <w:jc w:val="right"/>
            </w:pPr>
            <w:r>
              <w:rPr>
                <w:sz w:val="17"/>
                <w:szCs w:val="17"/>
              </w:rPr>
              <w:t>0.22</w:t>
            </w:r>
          </w:p>
        </w:tc>
        <w:tc>
          <w:tcPr>
            <w:tcW w:w="940" w:type="dxa"/>
            <w:tcBorders>
              <w:top w:val="nil"/>
              <w:left w:val="nil"/>
              <w:bottom w:val="nil"/>
              <w:right w:val="nil"/>
            </w:tcBorders>
            <w:tcMar>
              <w:top w:w="60" w:type="dxa"/>
              <w:left w:w="80" w:type="dxa"/>
              <w:bottom w:w="60" w:type="dxa"/>
              <w:right w:w="80" w:type="dxa"/>
            </w:tcMar>
            <w:vAlign w:val="center"/>
          </w:tcPr>
          <w:p w14:paraId="4D1F5DDF" w14:textId="77777777" w:rsidR="0021263D" w:rsidRDefault="00000000">
            <w:pPr>
              <w:jc w:val="right"/>
            </w:pPr>
            <w:r>
              <w:rPr>
                <w:sz w:val="17"/>
                <w:szCs w:val="17"/>
              </w:rPr>
              <w:t>0.21</w:t>
            </w:r>
          </w:p>
        </w:tc>
        <w:tc>
          <w:tcPr>
            <w:tcW w:w="940" w:type="dxa"/>
            <w:tcBorders>
              <w:top w:val="nil"/>
              <w:left w:val="nil"/>
              <w:bottom w:val="nil"/>
              <w:right w:val="nil"/>
            </w:tcBorders>
            <w:tcMar>
              <w:top w:w="60" w:type="dxa"/>
              <w:left w:w="80" w:type="dxa"/>
              <w:bottom w:w="60" w:type="dxa"/>
              <w:right w:w="80" w:type="dxa"/>
            </w:tcMar>
            <w:vAlign w:val="center"/>
          </w:tcPr>
          <w:p w14:paraId="4D1F5DE0" w14:textId="77777777" w:rsidR="0021263D" w:rsidRDefault="00000000">
            <w:pPr>
              <w:jc w:val="right"/>
            </w:pPr>
            <w:r>
              <w:rPr>
                <w:sz w:val="17"/>
                <w:szCs w:val="17"/>
              </w:rPr>
              <w:t>-0.02</w:t>
            </w:r>
          </w:p>
        </w:tc>
        <w:tc>
          <w:tcPr>
            <w:tcW w:w="940" w:type="dxa"/>
            <w:tcBorders>
              <w:top w:val="nil"/>
              <w:left w:val="nil"/>
              <w:bottom w:val="nil"/>
              <w:right w:val="nil"/>
            </w:tcBorders>
            <w:tcMar>
              <w:top w:w="60" w:type="dxa"/>
              <w:left w:w="80" w:type="dxa"/>
              <w:bottom w:w="60" w:type="dxa"/>
              <w:right w:w="80" w:type="dxa"/>
            </w:tcMar>
            <w:vAlign w:val="center"/>
          </w:tcPr>
          <w:p w14:paraId="4D1F5DE1"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E2"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E3" w14:textId="77777777" w:rsidR="0021263D" w:rsidRDefault="00000000">
            <w:pPr>
              <w:jc w:val="right"/>
            </w:pPr>
            <w:r>
              <w:rPr>
                <w:sz w:val="17"/>
                <w:szCs w:val="17"/>
              </w:rPr>
              <w:t>0.91</w:t>
            </w:r>
          </w:p>
        </w:tc>
        <w:tc>
          <w:tcPr>
            <w:tcW w:w="940" w:type="dxa"/>
            <w:tcBorders>
              <w:top w:val="nil"/>
              <w:left w:val="nil"/>
              <w:bottom w:val="nil"/>
              <w:right w:val="nil"/>
            </w:tcBorders>
            <w:tcMar>
              <w:top w:w="60" w:type="dxa"/>
              <w:left w:w="80" w:type="dxa"/>
              <w:bottom w:w="60" w:type="dxa"/>
              <w:right w:w="80" w:type="dxa"/>
            </w:tcMar>
            <w:vAlign w:val="center"/>
          </w:tcPr>
          <w:p w14:paraId="4D1F5DE4"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E5" w14:textId="77777777" w:rsidR="0021263D" w:rsidRDefault="00000000">
            <w:pPr>
              <w:jc w:val="right"/>
            </w:pPr>
            <w:r>
              <w:rPr>
                <w:sz w:val="17"/>
                <w:szCs w:val="17"/>
              </w:rPr>
              <w:t>0.87</w:t>
            </w:r>
          </w:p>
        </w:tc>
        <w:tc>
          <w:tcPr>
            <w:tcW w:w="940" w:type="dxa"/>
            <w:tcBorders>
              <w:top w:val="nil"/>
              <w:left w:val="nil"/>
              <w:bottom w:val="nil"/>
              <w:right w:val="nil"/>
            </w:tcBorders>
            <w:tcMar>
              <w:top w:w="60" w:type="dxa"/>
              <w:left w:w="80" w:type="dxa"/>
              <w:bottom w:w="60" w:type="dxa"/>
              <w:right w:w="80" w:type="dxa"/>
            </w:tcMar>
            <w:vAlign w:val="center"/>
          </w:tcPr>
          <w:p w14:paraId="4D1F5DE6" w14:textId="77777777" w:rsidR="0021263D" w:rsidRDefault="00000000">
            <w:pPr>
              <w:jc w:val="right"/>
            </w:pPr>
            <w:r>
              <w:rPr>
                <w:sz w:val="17"/>
                <w:szCs w:val="17"/>
              </w:rPr>
              <w:t>0.88</w:t>
            </w:r>
          </w:p>
        </w:tc>
        <w:tc>
          <w:tcPr>
            <w:tcW w:w="940" w:type="dxa"/>
            <w:tcBorders>
              <w:top w:val="nil"/>
              <w:left w:val="nil"/>
              <w:bottom w:val="nil"/>
              <w:right w:val="nil"/>
            </w:tcBorders>
            <w:tcMar>
              <w:top w:w="60" w:type="dxa"/>
              <w:left w:w="80" w:type="dxa"/>
              <w:bottom w:w="60" w:type="dxa"/>
              <w:right w:w="80" w:type="dxa"/>
            </w:tcMar>
            <w:vAlign w:val="center"/>
          </w:tcPr>
          <w:p w14:paraId="4D1F5DE7" w14:textId="77777777" w:rsidR="0021263D" w:rsidRDefault="00000000">
            <w:pPr>
              <w:jc w:val="right"/>
            </w:pPr>
            <w:r>
              <w:rPr>
                <w:sz w:val="17"/>
                <w:szCs w:val="17"/>
              </w:rPr>
              <w:t>0.63</w:t>
            </w:r>
          </w:p>
        </w:tc>
      </w:tr>
      <w:tr w:rsidR="0021263D" w14:paraId="4D1F5DF4"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E9" w14:textId="77777777" w:rsidR="0021263D" w:rsidRDefault="00000000">
            <w:r>
              <w:rPr>
                <w:sz w:val="17"/>
                <w:szCs w:val="17"/>
              </w:rPr>
              <w:t>IBEX</w:t>
            </w:r>
          </w:p>
        </w:tc>
        <w:tc>
          <w:tcPr>
            <w:tcW w:w="940" w:type="dxa"/>
            <w:tcBorders>
              <w:top w:val="nil"/>
              <w:left w:val="nil"/>
              <w:bottom w:val="nil"/>
              <w:right w:val="nil"/>
            </w:tcBorders>
            <w:tcMar>
              <w:top w:w="60" w:type="dxa"/>
              <w:left w:w="80" w:type="dxa"/>
              <w:bottom w:w="60" w:type="dxa"/>
              <w:right w:w="80" w:type="dxa"/>
            </w:tcMar>
            <w:vAlign w:val="center"/>
          </w:tcPr>
          <w:p w14:paraId="4D1F5DEA"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EB" w14:textId="77777777" w:rsidR="0021263D" w:rsidRDefault="00000000">
            <w:pPr>
              <w:jc w:val="right"/>
            </w:pPr>
            <w:r>
              <w:rPr>
                <w:sz w:val="17"/>
                <w:szCs w:val="17"/>
              </w:rPr>
              <w:t>0.18</w:t>
            </w:r>
          </w:p>
        </w:tc>
        <w:tc>
          <w:tcPr>
            <w:tcW w:w="940" w:type="dxa"/>
            <w:tcBorders>
              <w:top w:val="nil"/>
              <w:left w:val="nil"/>
              <w:bottom w:val="nil"/>
              <w:right w:val="nil"/>
            </w:tcBorders>
            <w:tcMar>
              <w:top w:w="60" w:type="dxa"/>
              <w:left w:w="80" w:type="dxa"/>
              <w:bottom w:w="60" w:type="dxa"/>
              <w:right w:w="80" w:type="dxa"/>
            </w:tcMar>
            <w:vAlign w:val="center"/>
          </w:tcPr>
          <w:p w14:paraId="4D1F5DEC" w14:textId="77777777" w:rsidR="0021263D" w:rsidRDefault="00000000">
            <w:pPr>
              <w:jc w:val="right"/>
            </w:pPr>
            <w:r>
              <w:rPr>
                <w:sz w:val="17"/>
                <w:szCs w:val="17"/>
              </w:rPr>
              <w:t>-0.01</w:t>
            </w:r>
          </w:p>
        </w:tc>
        <w:tc>
          <w:tcPr>
            <w:tcW w:w="940" w:type="dxa"/>
            <w:tcBorders>
              <w:top w:val="nil"/>
              <w:left w:val="nil"/>
              <w:bottom w:val="nil"/>
              <w:right w:val="nil"/>
            </w:tcBorders>
            <w:tcMar>
              <w:top w:w="60" w:type="dxa"/>
              <w:left w:w="80" w:type="dxa"/>
              <w:bottom w:w="60" w:type="dxa"/>
              <w:right w:w="80" w:type="dxa"/>
            </w:tcMar>
            <w:vAlign w:val="center"/>
          </w:tcPr>
          <w:p w14:paraId="4D1F5DED" w14:textId="77777777" w:rsidR="0021263D" w:rsidRDefault="00000000">
            <w:pPr>
              <w:jc w:val="right"/>
            </w:pPr>
            <w:r>
              <w:rPr>
                <w:sz w:val="17"/>
                <w:szCs w:val="17"/>
              </w:rPr>
              <w:t>0.86</w:t>
            </w:r>
          </w:p>
        </w:tc>
        <w:tc>
          <w:tcPr>
            <w:tcW w:w="940" w:type="dxa"/>
            <w:tcBorders>
              <w:top w:val="nil"/>
              <w:left w:val="nil"/>
              <w:bottom w:val="nil"/>
              <w:right w:val="nil"/>
            </w:tcBorders>
            <w:tcMar>
              <w:top w:w="60" w:type="dxa"/>
              <w:left w:w="80" w:type="dxa"/>
              <w:bottom w:w="60" w:type="dxa"/>
              <w:right w:w="80" w:type="dxa"/>
            </w:tcMar>
            <w:vAlign w:val="center"/>
          </w:tcPr>
          <w:p w14:paraId="4D1F5DEE" w14:textId="77777777" w:rsidR="0021263D" w:rsidRDefault="00000000">
            <w:pPr>
              <w:jc w:val="right"/>
            </w:pPr>
            <w:r>
              <w:rPr>
                <w:sz w:val="17"/>
                <w:szCs w:val="17"/>
              </w:rPr>
              <w:t>0.82</w:t>
            </w:r>
          </w:p>
        </w:tc>
        <w:tc>
          <w:tcPr>
            <w:tcW w:w="940" w:type="dxa"/>
            <w:tcBorders>
              <w:top w:val="nil"/>
              <w:left w:val="nil"/>
              <w:bottom w:val="nil"/>
              <w:right w:val="nil"/>
            </w:tcBorders>
            <w:tcMar>
              <w:top w:w="60" w:type="dxa"/>
              <w:left w:w="80" w:type="dxa"/>
              <w:bottom w:w="60" w:type="dxa"/>
              <w:right w:w="80" w:type="dxa"/>
            </w:tcMar>
            <w:vAlign w:val="center"/>
          </w:tcPr>
          <w:p w14:paraId="4D1F5DEF" w14:textId="77777777" w:rsidR="0021263D" w:rsidRDefault="00000000">
            <w:pPr>
              <w:jc w:val="right"/>
            </w:pPr>
            <w:r>
              <w:rPr>
                <w:sz w:val="17"/>
                <w:szCs w:val="17"/>
              </w:rPr>
              <w:t>0.89</w:t>
            </w:r>
          </w:p>
        </w:tc>
        <w:tc>
          <w:tcPr>
            <w:tcW w:w="940" w:type="dxa"/>
            <w:tcBorders>
              <w:top w:val="nil"/>
              <w:left w:val="nil"/>
              <w:bottom w:val="nil"/>
              <w:right w:val="nil"/>
            </w:tcBorders>
            <w:tcMar>
              <w:top w:w="60" w:type="dxa"/>
              <w:left w:w="80" w:type="dxa"/>
              <w:bottom w:w="60" w:type="dxa"/>
              <w:right w:w="80" w:type="dxa"/>
            </w:tcMar>
            <w:vAlign w:val="center"/>
          </w:tcPr>
          <w:p w14:paraId="4D1F5DF0" w14:textId="77777777" w:rsidR="0021263D" w:rsidRDefault="00000000">
            <w:pPr>
              <w:jc w:val="right"/>
            </w:pPr>
            <w:r>
              <w:rPr>
                <w:sz w:val="17"/>
                <w:szCs w:val="17"/>
              </w:rPr>
              <w:t>0.87</w:t>
            </w:r>
          </w:p>
        </w:tc>
        <w:tc>
          <w:tcPr>
            <w:tcW w:w="940" w:type="dxa"/>
            <w:tcBorders>
              <w:top w:val="nil"/>
              <w:left w:val="nil"/>
              <w:bottom w:val="nil"/>
              <w:right w:val="nil"/>
            </w:tcBorders>
            <w:tcMar>
              <w:top w:w="60" w:type="dxa"/>
              <w:left w:w="80" w:type="dxa"/>
              <w:bottom w:w="60" w:type="dxa"/>
              <w:right w:w="80" w:type="dxa"/>
            </w:tcMar>
            <w:vAlign w:val="center"/>
          </w:tcPr>
          <w:p w14:paraId="4D1F5DF1"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F2"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F3" w14:textId="77777777" w:rsidR="0021263D" w:rsidRDefault="00000000">
            <w:pPr>
              <w:jc w:val="right"/>
            </w:pPr>
            <w:r>
              <w:rPr>
                <w:sz w:val="17"/>
                <w:szCs w:val="17"/>
              </w:rPr>
              <w:t>0.60</w:t>
            </w:r>
          </w:p>
        </w:tc>
      </w:tr>
      <w:tr w:rsidR="0021263D" w14:paraId="4D1F5E00" w14:textId="77777777">
        <w:tblPrEx>
          <w:tblCellMar>
            <w:top w:w="0" w:type="dxa"/>
            <w:bottom w:w="0" w:type="dxa"/>
          </w:tblCellMar>
        </w:tblPrEx>
        <w:tc>
          <w:tcPr>
            <w:tcW w:w="1066" w:type="dxa"/>
            <w:tcBorders>
              <w:top w:val="nil"/>
              <w:left w:val="nil"/>
              <w:bottom w:val="nil"/>
              <w:right w:val="nil"/>
            </w:tcBorders>
            <w:tcMar>
              <w:top w:w="60" w:type="dxa"/>
              <w:left w:w="80" w:type="dxa"/>
              <w:bottom w:w="60" w:type="dxa"/>
              <w:right w:w="80" w:type="dxa"/>
            </w:tcMar>
            <w:vAlign w:val="center"/>
          </w:tcPr>
          <w:p w14:paraId="4D1F5DF5" w14:textId="77777777" w:rsidR="0021263D" w:rsidRDefault="00000000">
            <w:r>
              <w:rPr>
                <w:sz w:val="17"/>
                <w:szCs w:val="17"/>
              </w:rPr>
              <w:t>STOXX</w:t>
            </w:r>
          </w:p>
        </w:tc>
        <w:tc>
          <w:tcPr>
            <w:tcW w:w="940" w:type="dxa"/>
            <w:tcBorders>
              <w:top w:val="nil"/>
              <w:left w:val="nil"/>
              <w:bottom w:val="nil"/>
              <w:right w:val="nil"/>
            </w:tcBorders>
            <w:tcMar>
              <w:top w:w="60" w:type="dxa"/>
              <w:left w:w="80" w:type="dxa"/>
              <w:bottom w:w="60" w:type="dxa"/>
              <w:right w:w="80" w:type="dxa"/>
            </w:tcMar>
            <w:vAlign w:val="center"/>
          </w:tcPr>
          <w:p w14:paraId="4D1F5DF6" w14:textId="77777777" w:rsidR="0021263D" w:rsidRDefault="00000000">
            <w:pPr>
              <w:jc w:val="right"/>
            </w:pPr>
            <w:r>
              <w:rPr>
                <w:sz w:val="17"/>
                <w:szCs w:val="17"/>
              </w:rPr>
              <w:t>0.30</w:t>
            </w:r>
          </w:p>
        </w:tc>
        <w:tc>
          <w:tcPr>
            <w:tcW w:w="940" w:type="dxa"/>
            <w:tcBorders>
              <w:top w:val="nil"/>
              <w:left w:val="nil"/>
              <w:bottom w:val="nil"/>
              <w:right w:val="nil"/>
            </w:tcBorders>
            <w:tcMar>
              <w:top w:w="60" w:type="dxa"/>
              <w:left w:w="80" w:type="dxa"/>
              <w:bottom w:w="60" w:type="dxa"/>
              <w:right w:w="80" w:type="dxa"/>
            </w:tcMar>
            <w:vAlign w:val="center"/>
          </w:tcPr>
          <w:p w14:paraId="4D1F5DF7" w14:textId="77777777" w:rsidR="0021263D" w:rsidRDefault="00000000">
            <w:pPr>
              <w:jc w:val="right"/>
            </w:pPr>
            <w:r>
              <w:rPr>
                <w:sz w:val="17"/>
                <w:szCs w:val="17"/>
              </w:rPr>
              <w:t>0.24</w:t>
            </w:r>
          </w:p>
        </w:tc>
        <w:tc>
          <w:tcPr>
            <w:tcW w:w="940" w:type="dxa"/>
            <w:tcBorders>
              <w:top w:val="nil"/>
              <w:left w:val="nil"/>
              <w:bottom w:val="nil"/>
              <w:right w:val="nil"/>
            </w:tcBorders>
            <w:tcMar>
              <w:top w:w="60" w:type="dxa"/>
              <w:left w:w="80" w:type="dxa"/>
              <w:bottom w:w="60" w:type="dxa"/>
              <w:right w:w="80" w:type="dxa"/>
            </w:tcMar>
            <w:vAlign w:val="center"/>
          </w:tcPr>
          <w:p w14:paraId="4D1F5DF8" w14:textId="77777777" w:rsidR="0021263D" w:rsidRDefault="00000000">
            <w:pPr>
              <w:jc w:val="right"/>
            </w:pPr>
            <w:r>
              <w:rPr>
                <w:sz w:val="17"/>
                <w:szCs w:val="17"/>
              </w:rPr>
              <w:t>0.00</w:t>
            </w:r>
          </w:p>
        </w:tc>
        <w:tc>
          <w:tcPr>
            <w:tcW w:w="940" w:type="dxa"/>
            <w:tcBorders>
              <w:top w:val="nil"/>
              <w:left w:val="nil"/>
              <w:bottom w:val="nil"/>
              <w:right w:val="nil"/>
            </w:tcBorders>
            <w:tcMar>
              <w:top w:w="60" w:type="dxa"/>
              <w:left w:w="80" w:type="dxa"/>
              <w:bottom w:w="60" w:type="dxa"/>
              <w:right w:w="80" w:type="dxa"/>
            </w:tcMar>
            <w:vAlign w:val="center"/>
          </w:tcPr>
          <w:p w14:paraId="4D1F5DF9"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FA" w14:textId="77777777" w:rsidR="0021263D" w:rsidRDefault="00000000">
            <w:pPr>
              <w:jc w:val="right"/>
            </w:pPr>
            <w:r>
              <w:rPr>
                <w:sz w:val="17"/>
                <w:szCs w:val="17"/>
              </w:rPr>
              <w:t>0.93</w:t>
            </w:r>
          </w:p>
        </w:tc>
        <w:tc>
          <w:tcPr>
            <w:tcW w:w="940" w:type="dxa"/>
            <w:tcBorders>
              <w:top w:val="nil"/>
              <w:left w:val="nil"/>
              <w:bottom w:val="nil"/>
              <w:right w:val="nil"/>
            </w:tcBorders>
            <w:tcMar>
              <w:top w:w="60" w:type="dxa"/>
              <w:left w:w="80" w:type="dxa"/>
              <w:bottom w:w="60" w:type="dxa"/>
              <w:right w:w="80" w:type="dxa"/>
            </w:tcMar>
            <w:vAlign w:val="center"/>
          </w:tcPr>
          <w:p w14:paraId="4D1F5DFB" w14:textId="77777777" w:rsidR="0021263D" w:rsidRDefault="00000000">
            <w:pPr>
              <w:jc w:val="right"/>
            </w:pPr>
            <w:r>
              <w:rPr>
                <w:sz w:val="17"/>
                <w:szCs w:val="17"/>
              </w:rPr>
              <w:t>0.96</w:t>
            </w:r>
          </w:p>
        </w:tc>
        <w:tc>
          <w:tcPr>
            <w:tcW w:w="940" w:type="dxa"/>
            <w:tcBorders>
              <w:top w:val="nil"/>
              <w:left w:val="nil"/>
              <w:bottom w:val="nil"/>
              <w:right w:val="nil"/>
            </w:tcBorders>
            <w:tcMar>
              <w:top w:w="60" w:type="dxa"/>
              <w:left w:w="80" w:type="dxa"/>
              <w:bottom w:w="60" w:type="dxa"/>
              <w:right w:w="80" w:type="dxa"/>
            </w:tcMar>
            <w:vAlign w:val="center"/>
          </w:tcPr>
          <w:p w14:paraId="4D1F5DFC" w14:textId="77777777" w:rsidR="0021263D" w:rsidRDefault="00000000">
            <w:pPr>
              <w:jc w:val="right"/>
            </w:pPr>
            <w:r>
              <w:rPr>
                <w:sz w:val="17"/>
                <w:szCs w:val="17"/>
              </w:rPr>
              <w:t>0.88</w:t>
            </w:r>
          </w:p>
        </w:tc>
        <w:tc>
          <w:tcPr>
            <w:tcW w:w="940" w:type="dxa"/>
            <w:tcBorders>
              <w:top w:val="nil"/>
              <w:left w:val="nil"/>
              <w:bottom w:val="nil"/>
              <w:right w:val="nil"/>
            </w:tcBorders>
            <w:tcMar>
              <w:top w:w="60" w:type="dxa"/>
              <w:left w:w="80" w:type="dxa"/>
              <w:bottom w:w="60" w:type="dxa"/>
              <w:right w:w="80" w:type="dxa"/>
            </w:tcMar>
            <w:vAlign w:val="center"/>
          </w:tcPr>
          <w:p w14:paraId="4D1F5DFD" w14:textId="77777777" w:rsidR="0021263D" w:rsidRDefault="00000000">
            <w:pPr>
              <w:jc w:val="right"/>
            </w:pPr>
            <w:r>
              <w:rPr>
                <w:sz w:val="17"/>
                <w:szCs w:val="17"/>
              </w:rPr>
              <w:t>0.85</w:t>
            </w:r>
          </w:p>
        </w:tc>
        <w:tc>
          <w:tcPr>
            <w:tcW w:w="940" w:type="dxa"/>
            <w:tcBorders>
              <w:top w:val="nil"/>
              <w:left w:val="nil"/>
              <w:bottom w:val="nil"/>
              <w:right w:val="nil"/>
            </w:tcBorders>
            <w:tcMar>
              <w:top w:w="60" w:type="dxa"/>
              <w:left w:w="80" w:type="dxa"/>
              <w:bottom w:w="60" w:type="dxa"/>
              <w:right w:w="80" w:type="dxa"/>
            </w:tcMar>
            <w:vAlign w:val="center"/>
          </w:tcPr>
          <w:p w14:paraId="4D1F5DFE" w14:textId="77777777" w:rsidR="0021263D" w:rsidRDefault="00000000">
            <w:pPr>
              <w:jc w:val="right"/>
            </w:pPr>
            <w:r>
              <w:rPr>
                <w:sz w:val="17"/>
                <w:szCs w:val="17"/>
              </w:rPr>
              <w:t>1.00</w:t>
            </w:r>
          </w:p>
        </w:tc>
        <w:tc>
          <w:tcPr>
            <w:tcW w:w="940" w:type="dxa"/>
            <w:tcBorders>
              <w:top w:val="nil"/>
              <w:left w:val="nil"/>
              <w:bottom w:val="nil"/>
              <w:right w:val="nil"/>
            </w:tcBorders>
            <w:tcMar>
              <w:top w:w="60" w:type="dxa"/>
              <w:left w:w="80" w:type="dxa"/>
              <w:bottom w:w="60" w:type="dxa"/>
              <w:right w:w="80" w:type="dxa"/>
            </w:tcMar>
            <w:vAlign w:val="center"/>
          </w:tcPr>
          <w:p w14:paraId="4D1F5DFF" w14:textId="77777777" w:rsidR="0021263D" w:rsidRDefault="00000000">
            <w:pPr>
              <w:jc w:val="right"/>
            </w:pPr>
            <w:r>
              <w:rPr>
                <w:sz w:val="17"/>
                <w:szCs w:val="17"/>
              </w:rPr>
              <w:t>0.71</w:t>
            </w:r>
          </w:p>
        </w:tc>
      </w:tr>
      <w:tr w:rsidR="0021263D" w14:paraId="4D1F5E0C" w14:textId="77777777">
        <w:tblPrEx>
          <w:tblCellMar>
            <w:top w:w="0" w:type="dxa"/>
            <w:bottom w:w="0" w:type="dxa"/>
          </w:tblCellMar>
        </w:tblPrEx>
        <w:tc>
          <w:tcPr>
            <w:tcW w:w="1066"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1" w14:textId="77777777" w:rsidR="0021263D" w:rsidRDefault="00000000">
            <w:r>
              <w:rPr>
                <w:sz w:val="17"/>
                <w:szCs w:val="17"/>
              </w:rPr>
              <w:t>EPRA</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2" w14:textId="77777777" w:rsidR="0021263D" w:rsidRDefault="00000000">
            <w:pPr>
              <w:jc w:val="right"/>
            </w:pPr>
            <w:r>
              <w:rPr>
                <w:sz w:val="17"/>
                <w:szCs w:val="17"/>
              </w:rPr>
              <w:t>0.26</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3" w14:textId="77777777" w:rsidR="0021263D" w:rsidRDefault="00000000">
            <w:pPr>
              <w:jc w:val="right"/>
            </w:pPr>
            <w:r>
              <w:rPr>
                <w:sz w:val="17"/>
                <w:szCs w:val="17"/>
              </w:rPr>
              <w:t>0.17</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4" w14:textId="77777777" w:rsidR="0021263D" w:rsidRDefault="00000000">
            <w:pPr>
              <w:jc w:val="right"/>
            </w:pPr>
            <w:r>
              <w:rPr>
                <w:sz w:val="17"/>
                <w:szCs w:val="17"/>
              </w:rPr>
              <w:t>0.08</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5" w14:textId="77777777" w:rsidR="0021263D" w:rsidRDefault="00000000">
            <w:pPr>
              <w:jc w:val="right"/>
            </w:pPr>
            <w:r>
              <w:rPr>
                <w:sz w:val="17"/>
                <w:szCs w:val="17"/>
              </w:rPr>
              <w:t>0.65</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6" w14:textId="77777777" w:rsidR="0021263D" w:rsidRDefault="00000000">
            <w:pPr>
              <w:jc w:val="right"/>
            </w:pPr>
            <w:r>
              <w:rPr>
                <w:sz w:val="17"/>
                <w:szCs w:val="17"/>
              </w:rPr>
              <w:t>0.62</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7" w14:textId="77777777" w:rsidR="0021263D" w:rsidRDefault="00000000">
            <w:pPr>
              <w:jc w:val="right"/>
            </w:pPr>
            <w:r>
              <w:rPr>
                <w:sz w:val="17"/>
                <w:szCs w:val="17"/>
              </w:rPr>
              <w:t>0.64</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8" w14:textId="77777777" w:rsidR="0021263D" w:rsidRDefault="00000000">
            <w:pPr>
              <w:jc w:val="right"/>
            </w:pPr>
            <w:r>
              <w:rPr>
                <w:sz w:val="17"/>
                <w:szCs w:val="17"/>
              </w:rPr>
              <w:t>0.63</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9" w14:textId="77777777" w:rsidR="0021263D" w:rsidRDefault="00000000">
            <w:pPr>
              <w:jc w:val="right"/>
            </w:pPr>
            <w:r>
              <w:rPr>
                <w:sz w:val="17"/>
                <w:szCs w:val="17"/>
              </w:rPr>
              <w:t>0.60</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A" w14:textId="77777777" w:rsidR="0021263D" w:rsidRDefault="00000000">
            <w:pPr>
              <w:jc w:val="right"/>
            </w:pPr>
            <w:r>
              <w:rPr>
                <w:sz w:val="17"/>
                <w:szCs w:val="17"/>
              </w:rPr>
              <w:t>0.71</w:t>
            </w:r>
          </w:p>
        </w:tc>
        <w:tc>
          <w:tcPr>
            <w:tcW w:w="940" w:type="dxa"/>
            <w:tcBorders>
              <w:top w:val="single" w:sz="6" w:space="0" w:color="000000"/>
              <w:left w:val="nil"/>
              <w:bottom w:val="single" w:sz="12" w:space="0" w:color="000000"/>
              <w:right w:val="nil"/>
            </w:tcBorders>
            <w:tcMar>
              <w:top w:w="60" w:type="dxa"/>
              <w:left w:w="80" w:type="dxa"/>
              <w:bottom w:w="60" w:type="dxa"/>
              <w:right w:w="80" w:type="dxa"/>
            </w:tcMar>
            <w:vAlign w:val="center"/>
          </w:tcPr>
          <w:p w14:paraId="4D1F5E0B" w14:textId="77777777" w:rsidR="0021263D" w:rsidRDefault="00000000">
            <w:pPr>
              <w:jc w:val="right"/>
            </w:pPr>
            <w:r>
              <w:rPr>
                <w:sz w:val="17"/>
                <w:szCs w:val="17"/>
              </w:rPr>
              <w:t>1.00</w:t>
            </w:r>
          </w:p>
        </w:tc>
      </w:tr>
    </w:tbl>
    <w:p w14:paraId="4D1F5E0D" w14:textId="77777777" w:rsidR="00585ECD" w:rsidRDefault="00585ECD"/>
    <w:sectPr w:rsidR="00585ECD">
      <w:headerReference w:type="default" r:id="rId15"/>
      <w:footerReference w:type="default" r:id="rId16"/>
      <w:pgSz w:w="11906" w:h="16838"/>
      <w:pgMar w:top="1417" w:right="720" w:bottom="907"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621D5" w14:textId="77777777" w:rsidR="00585ECD" w:rsidRDefault="00585ECD">
      <w:r>
        <w:separator/>
      </w:r>
    </w:p>
  </w:endnote>
  <w:endnote w:type="continuationSeparator" w:id="0">
    <w:p w14:paraId="1F3A8FC7" w14:textId="77777777" w:rsidR="00585ECD" w:rsidRDefault="00585E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5E1C" w14:textId="77777777" w:rsidR="0021263D" w:rsidRDefault="00000000">
    <w:r>
      <w:rPr>
        <w:sz w:val="18"/>
        <w:szCs w:val="18"/>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12CAB" w14:textId="77777777" w:rsidR="00585ECD" w:rsidRDefault="00585ECD">
      <w:r>
        <w:separator/>
      </w:r>
    </w:p>
  </w:footnote>
  <w:footnote w:type="continuationSeparator" w:id="0">
    <w:p w14:paraId="72327DB0" w14:textId="77777777" w:rsidR="00585ECD" w:rsidRDefault="00585E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F5E1B" w14:textId="0FB84344" w:rsidR="0021263D" w:rsidRDefault="00000000">
    <w:pPr>
      <w:tabs>
        <w:tab w:val="right" w:pos="10466"/>
      </w:tabs>
    </w:pPr>
    <w:r>
      <w:rPr>
        <w:sz w:val="18"/>
        <w:szCs w:val="18"/>
      </w:rPr>
      <w:t>Economies 2026, 14, x FOR PEER REVIEW</w:t>
    </w:r>
    <w:r>
      <w:rPr>
        <w:sz w:val="18"/>
        <w:szCs w:val="18"/>
      </w:rPr>
      <w:tab/>
    </w:r>
    <w:r>
      <w:rPr>
        <w:sz w:val="18"/>
        <w:szCs w:val="18"/>
      </w:rPr>
      <w:fldChar w:fldCharType="begin"/>
    </w:r>
    <w:r>
      <w:rPr>
        <w:sz w:val="18"/>
        <w:szCs w:val="18"/>
      </w:rPr>
      <w:instrText>PAGE</w:instrText>
    </w:r>
    <w:r>
      <w:rPr>
        <w:sz w:val="18"/>
        <w:szCs w:val="18"/>
      </w:rPr>
      <w:fldChar w:fldCharType="separate"/>
    </w:r>
    <w:r w:rsidR="006A6D51">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6A6D51">
      <w:rPr>
        <w:noProof/>
        <w:sz w:val="18"/>
        <w:szCs w:val="18"/>
      </w:rPr>
      <w:t>2</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726AC"/>
    <w:multiLevelType w:val="hybridMultilevel"/>
    <w:tmpl w:val="BFE2B3B8"/>
    <w:lvl w:ilvl="0" w:tplc="2D5811B2">
      <w:start w:val="1"/>
      <w:numFmt w:val="bullet"/>
      <w:lvlText w:val="●"/>
      <w:lvlJc w:val="left"/>
      <w:pPr>
        <w:ind w:left="720" w:hanging="360"/>
      </w:pPr>
    </w:lvl>
    <w:lvl w:ilvl="1" w:tplc="47C60188">
      <w:start w:val="1"/>
      <w:numFmt w:val="bullet"/>
      <w:lvlText w:val="○"/>
      <w:lvlJc w:val="left"/>
      <w:pPr>
        <w:ind w:left="1440" w:hanging="360"/>
      </w:pPr>
    </w:lvl>
    <w:lvl w:ilvl="2" w:tplc="F8743914">
      <w:start w:val="1"/>
      <w:numFmt w:val="bullet"/>
      <w:lvlText w:val="■"/>
      <w:lvlJc w:val="left"/>
      <w:pPr>
        <w:ind w:left="2160" w:hanging="360"/>
      </w:pPr>
    </w:lvl>
    <w:lvl w:ilvl="3" w:tplc="1CC41504">
      <w:start w:val="1"/>
      <w:numFmt w:val="bullet"/>
      <w:lvlText w:val="●"/>
      <w:lvlJc w:val="left"/>
      <w:pPr>
        <w:ind w:left="2880" w:hanging="360"/>
      </w:pPr>
    </w:lvl>
    <w:lvl w:ilvl="4" w:tplc="9D58DD92">
      <w:start w:val="1"/>
      <w:numFmt w:val="bullet"/>
      <w:lvlText w:val="○"/>
      <w:lvlJc w:val="left"/>
      <w:pPr>
        <w:ind w:left="3600" w:hanging="360"/>
      </w:pPr>
    </w:lvl>
    <w:lvl w:ilvl="5" w:tplc="AC8AB020">
      <w:start w:val="1"/>
      <w:numFmt w:val="bullet"/>
      <w:lvlText w:val="■"/>
      <w:lvlJc w:val="left"/>
      <w:pPr>
        <w:ind w:left="4320" w:hanging="360"/>
      </w:pPr>
    </w:lvl>
    <w:lvl w:ilvl="6" w:tplc="42DEC22E">
      <w:start w:val="1"/>
      <w:numFmt w:val="bullet"/>
      <w:lvlText w:val="●"/>
      <w:lvlJc w:val="left"/>
      <w:pPr>
        <w:ind w:left="5040" w:hanging="360"/>
      </w:pPr>
    </w:lvl>
    <w:lvl w:ilvl="7" w:tplc="0C626E76">
      <w:start w:val="1"/>
      <w:numFmt w:val="bullet"/>
      <w:lvlText w:val="●"/>
      <w:lvlJc w:val="left"/>
      <w:pPr>
        <w:ind w:left="5760" w:hanging="360"/>
      </w:pPr>
    </w:lvl>
    <w:lvl w:ilvl="8" w:tplc="1DEA006A">
      <w:start w:val="1"/>
      <w:numFmt w:val="bullet"/>
      <w:lvlText w:val="●"/>
      <w:lvlJc w:val="left"/>
      <w:pPr>
        <w:ind w:left="6480" w:hanging="360"/>
      </w:pPr>
    </w:lvl>
  </w:abstractNum>
  <w:num w:numId="1" w16cid:durableId="75432151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Grube Martín-Lunas">
    <w15:presenceInfo w15:providerId="AD" w15:userId="S::9203718@alumnos.ufv.es::dcb0d7b5-a46d-47ef-a9ba-ed7c8ba21f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63D"/>
    <w:rsid w:val="0021263D"/>
    <w:rsid w:val="004F71CA"/>
    <w:rsid w:val="00585ECD"/>
    <w:rsid w:val="006A6D51"/>
    <w:rsid w:val="00BC63D3"/>
    <w:rsid w:val="00C87624"/>
    <w:rsid w:val="00D35B06"/>
    <w:rsid w:val="00DF67AB"/>
    <w:rsid w:val="00F92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F5979"/>
  <w15:docId w15:val="{2CF45AC2-EE94-4271-B09B-BDD0F206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39F92-6106-4837-8F6A-953E08B0E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27</Pages>
  <Words>9492</Words>
  <Characters>54111</Characters>
  <Application>Microsoft Office Word</Application>
  <DocSecurity>0</DocSecurity>
  <Lines>450</Lines>
  <Paragraphs>126</Paragraphs>
  <ScaleCrop>false</ScaleCrop>
  <Company/>
  <LinksUpToDate>false</LinksUpToDate>
  <CharactersWithSpaces>63477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Macro-Financial Regime Detection and Portfolio Allocation: Evidence from European Multi-Asset Markets</dc:title>
  <dc:creator>build_paper_ECONOMIES.js</dc:creator>
  <cp:lastModifiedBy>Jorge Grube Martín-Lunas</cp:lastModifiedBy>
  <cp:revision>7</cp:revision>
  <dcterms:created xsi:type="dcterms:W3CDTF">2026-05-27T09:33:00Z</dcterms:created>
  <dcterms:modified xsi:type="dcterms:W3CDTF">2026-05-27T09:47:00Z</dcterms:modified>
</cp:coreProperties>
</file>